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F29" w:rsidRPr="00052D2A" w:rsidRDefault="000D2D7B">
      <w:pPr>
        <w:jc w:val="center"/>
        <w:rPr>
          <w:sz w:val="48"/>
          <w:szCs w:val="48"/>
        </w:rPr>
      </w:pPr>
      <w:r w:rsidRPr="00052D2A">
        <w:rPr>
          <w:sz w:val="48"/>
          <w:szCs w:val="48"/>
        </w:rPr>
        <w:t>AUTOMATED BRAIN TUMOR</w:t>
      </w:r>
    </w:p>
    <w:p w:rsidR="00501F29" w:rsidRPr="00052D2A" w:rsidRDefault="000D2D7B">
      <w:pPr>
        <w:jc w:val="center"/>
        <w:rPr>
          <w:sz w:val="48"/>
          <w:szCs w:val="48"/>
        </w:rPr>
      </w:pPr>
      <w:r w:rsidRPr="00052D2A">
        <w:rPr>
          <w:sz w:val="48"/>
          <w:szCs w:val="48"/>
        </w:rPr>
        <w:t>CLASSIFICATION</w:t>
      </w:r>
    </w:p>
    <w:p w:rsidR="00501F29" w:rsidRPr="00052D2A" w:rsidRDefault="00501F29">
      <w:pPr>
        <w:jc w:val="center"/>
      </w:pPr>
    </w:p>
    <w:p w:rsidR="00501F29" w:rsidRPr="00052D2A" w:rsidRDefault="00501F29">
      <w:pPr>
        <w:pStyle w:val="Heading3"/>
        <w:rPr>
          <w:rFonts w:ascii="Times New Roman" w:hAnsi="Times New Roman" w:cs="Times New Roman"/>
          <w:i/>
          <w:iCs/>
        </w:rPr>
      </w:pPr>
    </w:p>
    <w:p w:rsidR="00501F29" w:rsidRPr="00052D2A" w:rsidRDefault="00501F29">
      <w:pPr>
        <w:ind w:left="720" w:firstLine="720"/>
        <w:jc w:val="center"/>
        <w:rPr>
          <w:sz w:val="32"/>
        </w:rPr>
      </w:pPr>
    </w:p>
    <w:p w:rsidR="00501F29" w:rsidRPr="00052D2A" w:rsidRDefault="00501F29">
      <w:pPr>
        <w:ind w:left="720" w:firstLine="720"/>
        <w:jc w:val="center"/>
        <w:rPr>
          <w:sz w:val="32"/>
        </w:rPr>
      </w:pPr>
    </w:p>
    <w:p w:rsidR="00501F29" w:rsidRPr="00052D2A" w:rsidRDefault="000D2D7B">
      <w:pPr>
        <w:pStyle w:val="Heading6"/>
        <w:spacing w:line="360" w:lineRule="auto"/>
        <w:jc w:val="center"/>
      </w:pPr>
      <w:r w:rsidRPr="00052D2A">
        <w:t>MIAN MUHAMMAD UMER HASSAN KHAN QURESHI</w:t>
      </w:r>
    </w:p>
    <w:p w:rsidR="00501F29" w:rsidRPr="00052D2A" w:rsidRDefault="000D2D7B">
      <w:pPr>
        <w:pStyle w:val="Heading6"/>
        <w:jc w:val="center"/>
      </w:pPr>
      <w:r w:rsidRPr="00052D2A">
        <w:t>WALEED KHALID</w:t>
      </w:r>
    </w:p>
    <w:p w:rsidR="00501F29" w:rsidRPr="00052D2A" w:rsidRDefault="00501F29">
      <w:pPr>
        <w:jc w:val="center"/>
        <w:rPr>
          <w:caps/>
        </w:rPr>
      </w:pPr>
    </w:p>
    <w:p w:rsidR="00501F29" w:rsidRPr="00052D2A" w:rsidRDefault="00501F29">
      <w:pPr>
        <w:jc w:val="center"/>
        <w:rPr>
          <w:sz w:val="32"/>
        </w:rPr>
      </w:pPr>
    </w:p>
    <w:p w:rsidR="00501F29" w:rsidRPr="00052D2A" w:rsidRDefault="00501F29">
      <w:pPr>
        <w:jc w:val="center"/>
        <w:rPr>
          <w:sz w:val="32"/>
        </w:rPr>
      </w:pPr>
    </w:p>
    <w:p w:rsidR="00501F29" w:rsidRPr="00052D2A" w:rsidRDefault="00501F29">
      <w:pPr>
        <w:jc w:val="center"/>
        <w:rPr>
          <w:sz w:val="32"/>
        </w:rPr>
      </w:pPr>
    </w:p>
    <w:p w:rsidR="00501F29" w:rsidRPr="00052D2A" w:rsidRDefault="00501F29">
      <w:pPr>
        <w:jc w:val="center"/>
        <w:rPr>
          <w:sz w:val="32"/>
        </w:rPr>
      </w:pPr>
    </w:p>
    <w:p w:rsidR="00501F29" w:rsidRPr="00052D2A" w:rsidRDefault="000D2D7B">
      <w:pPr>
        <w:jc w:val="center"/>
        <w:rPr>
          <w:sz w:val="32"/>
        </w:rPr>
      </w:pPr>
      <w:r w:rsidRPr="00052D2A">
        <w:rPr>
          <w:noProof/>
        </w:rPr>
        <w:drawing>
          <wp:anchor distT="0" distB="0" distL="0" distR="0" simplePos="0" relativeHeight="251658752" behindDoc="0" locked="0" layoutInCell="1" allowOverlap="1">
            <wp:simplePos x="0" y="0"/>
            <wp:positionH relativeFrom="page">
              <wp:posOffset>3238500</wp:posOffset>
            </wp:positionH>
            <wp:positionV relativeFrom="paragraph">
              <wp:posOffset>3175</wp:posOffset>
            </wp:positionV>
            <wp:extent cx="1546860" cy="1631950"/>
            <wp:effectExtent l="19050" t="0" r="0" b="0"/>
            <wp:wrapSquare wrapText="bothSides"/>
            <wp:docPr id="124"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2.jpeg"/>
                    <pic:cNvPicPr>
                      <a:picLocks noChangeAspect="1" noChangeArrowheads="1"/>
                    </pic:cNvPicPr>
                  </pic:nvPicPr>
                  <pic:blipFill>
                    <a:blip r:embed="rId9" cstate="print"/>
                    <a:srcRect/>
                    <a:stretch>
                      <a:fillRect/>
                    </a:stretch>
                  </pic:blipFill>
                  <pic:spPr>
                    <a:xfrm>
                      <a:off x="0" y="0"/>
                      <a:ext cx="1546860" cy="1631950"/>
                    </a:xfrm>
                    <a:prstGeom prst="rect">
                      <a:avLst/>
                    </a:prstGeom>
                    <a:noFill/>
                    <a:ln w="9525">
                      <a:noFill/>
                      <a:miter lim="800000"/>
                      <a:headEnd/>
                      <a:tailEnd/>
                    </a:ln>
                  </pic:spPr>
                </pic:pic>
              </a:graphicData>
            </a:graphic>
          </wp:anchor>
        </w:drawing>
      </w:r>
    </w:p>
    <w:p w:rsidR="00501F29" w:rsidRPr="00052D2A" w:rsidRDefault="00501F29">
      <w:pPr>
        <w:jc w:val="center"/>
        <w:rPr>
          <w:sz w:val="32"/>
        </w:rPr>
      </w:pPr>
    </w:p>
    <w:p w:rsidR="00501F29" w:rsidRPr="00052D2A" w:rsidRDefault="00501F29">
      <w:pPr>
        <w:jc w:val="center"/>
        <w:rPr>
          <w:sz w:val="32"/>
        </w:rP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rPr>
          <w:b/>
          <w:sz w:val="44"/>
        </w:rP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0D2D7B">
      <w:pPr>
        <w:pStyle w:val="Heading3"/>
        <w:ind w:left="0"/>
        <w:rPr>
          <w:rFonts w:ascii="Times New Roman" w:hAnsi="Times New Roman" w:cs="Times New Roman"/>
        </w:rPr>
      </w:pPr>
      <w:bookmarkStart w:id="0" w:name="_Toc58331174"/>
      <w:bookmarkStart w:id="1" w:name="_Toc72677752"/>
      <w:bookmarkStart w:id="2" w:name="_Toc72690590"/>
      <w:bookmarkStart w:id="3" w:name="_Toc73242347"/>
      <w:r w:rsidRPr="00052D2A">
        <w:rPr>
          <w:rFonts w:ascii="Times New Roman" w:hAnsi="Times New Roman" w:cs="Times New Roman"/>
        </w:rPr>
        <w:t>DEPARTMENT OF COMPUTER SCIENCES</w:t>
      </w:r>
      <w:bookmarkStart w:id="4" w:name="_Toc58331175"/>
      <w:bookmarkStart w:id="5" w:name="_Toc72677753"/>
      <w:bookmarkEnd w:id="0"/>
      <w:bookmarkEnd w:id="1"/>
      <w:bookmarkEnd w:id="2"/>
      <w:bookmarkEnd w:id="3"/>
    </w:p>
    <w:p w:rsidR="00501F29" w:rsidRPr="00052D2A" w:rsidRDefault="000D2D7B">
      <w:pPr>
        <w:pStyle w:val="Heading3"/>
        <w:ind w:left="0"/>
        <w:rPr>
          <w:rFonts w:ascii="Times New Roman" w:hAnsi="Times New Roman" w:cs="Times New Roman"/>
          <w:sz w:val="40"/>
        </w:rPr>
      </w:pPr>
      <w:bookmarkStart w:id="6" w:name="_Toc72690591"/>
      <w:bookmarkStart w:id="7" w:name="_Toc73242348"/>
      <w:r w:rsidRPr="00052D2A">
        <w:rPr>
          <w:rFonts w:ascii="Times New Roman" w:hAnsi="Times New Roman" w:cs="Times New Roman"/>
          <w:sz w:val="36"/>
          <w:szCs w:val="36"/>
        </w:rPr>
        <w:t>COMSATS UNIVERSITY ISLAMABAD,</w:t>
      </w:r>
      <w:bookmarkEnd w:id="4"/>
      <w:bookmarkEnd w:id="5"/>
      <w:bookmarkEnd w:id="6"/>
      <w:bookmarkEnd w:id="7"/>
    </w:p>
    <w:p w:rsidR="00501F29" w:rsidRPr="00052D2A" w:rsidRDefault="000D2D7B">
      <w:pPr>
        <w:pStyle w:val="Heading5"/>
        <w:ind w:left="0" w:firstLine="0"/>
        <w:jc w:val="center"/>
        <w:rPr>
          <w:b w:val="0"/>
          <w:sz w:val="32"/>
        </w:rPr>
      </w:pPr>
      <w:r w:rsidRPr="00052D2A">
        <w:rPr>
          <w:b w:val="0"/>
          <w:sz w:val="32"/>
        </w:rPr>
        <w:t>ATTOCK CAMPUS – PAKISTAN</w:t>
      </w:r>
    </w:p>
    <w:p w:rsidR="00052D2A" w:rsidRDefault="00052D2A" w:rsidP="00052D2A">
      <w:pPr>
        <w:pStyle w:val="Heading1"/>
        <w:ind w:left="0" w:firstLine="0"/>
        <w:jc w:val="center"/>
        <w:rPr>
          <w:b w:val="0"/>
          <w:bCs w:val="0"/>
          <w:sz w:val="22"/>
          <w:szCs w:val="22"/>
        </w:rPr>
      </w:pPr>
      <w:bookmarkStart w:id="8" w:name="_Toc58331176"/>
      <w:bookmarkStart w:id="9" w:name="_Toc72677754"/>
      <w:bookmarkStart w:id="10" w:name="_Toc72690592"/>
    </w:p>
    <w:p w:rsidR="00501F29" w:rsidRPr="00052D2A" w:rsidRDefault="000D2D7B" w:rsidP="00052D2A">
      <w:pPr>
        <w:pStyle w:val="Heading1"/>
        <w:ind w:left="720" w:firstLine="720"/>
        <w:jc w:val="center"/>
        <w:rPr>
          <w:b w:val="0"/>
          <w:sz w:val="36"/>
          <w:szCs w:val="36"/>
        </w:rPr>
      </w:pPr>
      <w:bookmarkStart w:id="11" w:name="_Toc73242349"/>
      <w:r w:rsidRPr="00052D2A">
        <w:rPr>
          <w:b w:val="0"/>
          <w:sz w:val="36"/>
          <w:szCs w:val="36"/>
        </w:rPr>
        <w:t>SESSION 2017-2021</w:t>
      </w:r>
      <w:bookmarkEnd w:id="8"/>
      <w:bookmarkEnd w:id="9"/>
      <w:bookmarkEnd w:id="10"/>
      <w:bookmarkEnd w:id="11"/>
    </w:p>
    <w:p w:rsidR="00501F29" w:rsidRPr="00052D2A" w:rsidRDefault="000D2D7B">
      <w:pPr>
        <w:pStyle w:val="Footer"/>
        <w:jc w:val="center"/>
        <w:rPr>
          <w:b/>
          <w:sz w:val="48"/>
          <w:szCs w:val="48"/>
        </w:rPr>
      </w:pPr>
      <w:r w:rsidRPr="00052D2A">
        <w:rPr>
          <w:b/>
          <w:szCs w:val="48"/>
        </w:rPr>
        <w:br w:type="page"/>
      </w:r>
      <w:r w:rsidR="00115334" w:rsidRPr="00052D2A">
        <w:rPr>
          <w:b/>
          <w:sz w:val="48"/>
          <w:szCs w:val="48"/>
        </w:rPr>
        <w:lastRenderedPageBreak/>
        <w:fldChar w:fldCharType="begin"/>
      </w:r>
      <w:r w:rsidRPr="00052D2A">
        <w:rPr>
          <w:b/>
          <w:sz w:val="48"/>
          <w:szCs w:val="48"/>
        </w:rPr>
        <w:instrText xml:space="preserve"> ASK ReportTitle "Please enter your report/project title." \* MERGEFORMAT </w:instrText>
      </w:r>
      <w:r w:rsidR="00115334" w:rsidRPr="00052D2A">
        <w:rPr>
          <w:b/>
          <w:sz w:val="48"/>
          <w:szCs w:val="48"/>
        </w:rPr>
        <w:fldChar w:fldCharType="separate"/>
      </w:r>
      <w:bookmarkStart w:id="12" w:name="ReportTitle"/>
      <w:r w:rsidRPr="00052D2A">
        <w:rPr>
          <w:b/>
          <w:sz w:val="48"/>
          <w:szCs w:val="48"/>
        </w:rPr>
        <w:t>Style Guidelines for Final Year Project Reports</w:t>
      </w:r>
      <w:bookmarkEnd w:id="12"/>
      <w:r w:rsidR="00115334" w:rsidRPr="00052D2A">
        <w:rPr>
          <w:b/>
          <w:sz w:val="48"/>
          <w:szCs w:val="48"/>
        </w:rPr>
        <w:fldChar w:fldCharType="end"/>
      </w:r>
      <w:bookmarkStart w:id="13" w:name="_Toc53087823"/>
      <w:r w:rsidRPr="00052D2A">
        <w:rPr>
          <w:b/>
          <w:sz w:val="48"/>
          <w:szCs w:val="48"/>
        </w:rPr>
        <w:t>AUTOMATED BRAIN TUMOR</w:t>
      </w:r>
    </w:p>
    <w:p w:rsidR="00501F29" w:rsidRPr="00052D2A" w:rsidRDefault="000D2D7B">
      <w:pPr>
        <w:pStyle w:val="Footer"/>
        <w:jc w:val="center"/>
        <w:rPr>
          <w:b/>
          <w:sz w:val="48"/>
          <w:szCs w:val="48"/>
        </w:rPr>
      </w:pPr>
      <w:r w:rsidRPr="00052D2A">
        <w:rPr>
          <w:b/>
          <w:sz w:val="48"/>
          <w:szCs w:val="48"/>
        </w:rPr>
        <w:t xml:space="preserve"> CLASSIFICATION</w:t>
      </w:r>
      <w:bookmarkEnd w:id="13"/>
    </w:p>
    <w:p w:rsidR="00501F29" w:rsidRPr="00052D2A" w:rsidRDefault="00501F29">
      <w:pPr>
        <w:pStyle w:val="Footer"/>
      </w:pPr>
    </w:p>
    <w:p w:rsidR="00501F29" w:rsidRPr="00052D2A" w:rsidRDefault="00501F29"/>
    <w:p w:rsidR="00501F29" w:rsidRPr="00052D2A" w:rsidRDefault="00501F29">
      <w:pPr>
        <w:pStyle w:val="Heading3"/>
        <w:rPr>
          <w:rFonts w:ascii="Times New Roman" w:hAnsi="Times New Roman" w:cs="Times New Roman"/>
          <w:i/>
          <w:iCs/>
        </w:rPr>
      </w:pPr>
    </w:p>
    <w:p w:rsidR="00501F29" w:rsidRPr="00052D2A" w:rsidRDefault="000D2D7B">
      <w:pPr>
        <w:pStyle w:val="Heading3"/>
        <w:rPr>
          <w:rFonts w:ascii="Times New Roman" w:hAnsi="Times New Roman" w:cs="Times New Roman"/>
          <w:i/>
          <w:iCs/>
        </w:rPr>
      </w:pPr>
      <w:bookmarkStart w:id="14" w:name="_Toc72690593"/>
      <w:bookmarkStart w:id="15" w:name="_Toc58331177"/>
      <w:bookmarkStart w:id="16" w:name="_Toc72677755"/>
      <w:bookmarkStart w:id="17" w:name="_Toc73242350"/>
      <w:r w:rsidRPr="00052D2A">
        <w:rPr>
          <w:rFonts w:ascii="Times New Roman" w:hAnsi="Times New Roman" w:cs="Times New Roman"/>
          <w:i/>
          <w:iCs/>
        </w:rPr>
        <w:t>Undertaken By:</w:t>
      </w:r>
      <w:bookmarkEnd w:id="14"/>
      <w:bookmarkEnd w:id="15"/>
      <w:bookmarkEnd w:id="16"/>
      <w:bookmarkEnd w:id="17"/>
    </w:p>
    <w:p w:rsidR="00501F29" w:rsidRPr="00052D2A" w:rsidRDefault="00501F29">
      <w:pPr>
        <w:pStyle w:val="Heading3"/>
        <w:rPr>
          <w:rFonts w:ascii="Times New Roman" w:hAnsi="Times New Roman" w:cs="Times New Roman"/>
          <w:i/>
          <w:iCs/>
        </w:rPr>
      </w:pPr>
    </w:p>
    <w:p w:rsidR="00501F29" w:rsidRPr="00052D2A" w:rsidRDefault="00501F29">
      <w:pPr>
        <w:ind w:left="720" w:firstLine="720"/>
        <w:jc w:val="center"/>
        <w:rPr>
          <w:sz w:val="32"/>
        </w:rPr>
      </w:pPr>
    </w:p>
    <w:p w:rsidR="00501F29" w:rsidRPr="00052D2A" w:rsidRDefault="000D2D7B">
      <w:pPr>
        <w:pStyle w:val="Heading6"/>
        <w:rPr>
          <w:sz w:val="32"/>
          <w:szCs w:val="32"/>
        </w:rPr>
      </w:pPr>
      <w:r w:rsidRPr="00052D2A">
        <w:rPr>
          <w:sz w:val="32"/>
          <w:szCs w:val="32"/>
        </w:rPr>
        <w:t>MIAN M.UMER HASSAN KHAN QURESHI</w:t>
      </w:r>
    </w:p>
    <w:p w:rsidR="00501F29" w:rsidRPr="00052D2A" w:rsidRDefault="000D2D7B">
      <w:pPr>
        <w:jc w:val="center"/>
        <w:rPr>
          <w:caps/>
          <w:sz w:val="24"/>
          <w:szCs w:val="24"/>
        </w:rPr>
      </w:pPr>
      <w:r w:rsidRPr="00052D2A">
        <w:rPr>
          <w:caps/>
          <w:sz w:val="24"/>
          <w:szCs w:val="24"/>
        </w:rPr>
        <w:t>CIIT/FA17-BCS-040/ATK</w:t>
      </w:r>
    </w:p>
    <w:p w:rsidR="00501F29" w:rsidRPr="00052D2A" w:rsidRDefault="00501F29">
      <w:pPr>
        <w:jc w:val="center"/>
        <w:rPr>
          <w:caps/>
        </w:rPr>
      </w:pPr>
    </w:p>
    <w:p w:rsidR="00501F29" w:rsidRPr="00052D2A" w:rsidRDefault="000D2D7B">
      <w:pPr>
        <w:pStyle w:val="Heading6"/>
        <w:rPr>
          <w:sz w:val="32"/>
          <w:szCs w:val="32"/>
        </w:rPr>
      </w:pPr>
      <w:r w:rsidRPr="00052D2A">
        <w:rPr>
          <w:sz w:val="32"/>
          <w:szCs w:val="32"/>
        </w:rPr>
        <w:t xml:space="preserve">                                  WALEED KHALID </w:t>
      </w:r>
    </w:p>
    <w:p w:rsidR="00501F29" w:rsidRPr="00052D2A" w:rsidRDefault="000D2D7B">
      <w:pPr>
        <w:jc w:val="center"/>
        <w:rPr>
          <w:caps/>
          <w:sz w:val="24"/>
          <w:szCs w:val="24"/>
        </w:rPr>
      </w:pPr>
      <w:r w:rsidRPr="00052D2A">
        <w:rPr>
          <w:caps/>
          <w:sz w:val="24"/>
          <w:szCs w:val="24"/>
        </w:rPr>
        <w:t>CIIT/FA17-BCS-009/ATK</w:t>
      </w:r>
    </w:p>
    <w:p w:rsidR="00501F29" w:rsidRPr="00052D2A" w:rsidRDefault="00501F29">
      <w:pPr>
        <w:jc w:val="center"/>
        <w:rPr>
          <w:caps/>
          <w:sz w:val="32"/>
        </w:rPr>
      </w:pPr>
    </w:p>
    <w:p w:rsidR="00501F29" w:rsidRPr="00052D2A" w:rsidRDefault="00501F29">
      <w:pPr>
        <w:jc w:val="center"/>
        <w:rPr>
          <w:sz w:val="32"/>
        </w:rPr>
      </w:pPr>
    </w:p>
    <w:p w:rsidR="00501F29" w:rsidRPr="00052D2A" w:rsidRDefault="000D2D7B">
      <w:pPr>
        <w:pStyle w:val="Heading4"/>
        <w:jc w:val="center"/>
        <w:rPr>
          <w:sz w:val="32"/>
          <w:szCs w:val="32"/>
        </w:rPr>
      </w:pPr>
      <w:r w:rsidRPr="00052D2A">
        <w:rPr>
          <w:sz w:val="32"/>
          <w:szCs w:val="32"/>
        </w:rPr>
        <w:t>Supervised By:</w:t>
      </w:r>
    </w:p>
    <w:p w:rsidR="00501F29" w:rsidRPr="00052D2A" w:rsidRDefault="00501F29">
      <w:pPr>
        <w:jc w:val="center"/>
        <w:rPr>
          <w:sz w:val="32"/>
        </w:rPr>
      </w:pPr>
    </w:p>
    <w:p w:rsidR="00501F29" w:rsidRPr="00052D2A" w:rsidRDefault="000D2D7B">
      <w:pPr>
        <w:pStyle w:val="Heading6"/>
        <w:jc w:val="center"/>
        <w:rPr>
          <w:sz w:val="36"/>
          <w:szCs w:val="36"/>
        </w:rPr>
      </w:pPr>
      <w:r w:rsidRPr="00052D2A">
        <w:rPr>
          <w:sz w:val="36"/>
          <w:szCs w:val="36"/>
        </w:rPr>
        <w:t>MISS SADIA EJAZ</w:t>
      </w:r>
    </w:p>
    <w:p w:rsidR="00501F29" w:rsidRPr="00052D2A" w:rsidRDefault="00501F29"/>
    <w:p w:rsidR="00501F29" w:rsidRPr="00052D2A" w:rsidRDefault="00501F29"/>
    <w:p w:rsidR="00501F29" w:rsidRPr="00052D2A" w:rsidRDefault="00501F29"/>
    <w:p w:rsidR="00501F29" w:rsidRPr="00052D2A" w:rsidRDefault="00501F29"/>
    <w:p w:rsidR="00501F29" w:rsidRPr="00052D2A" w:rsidRDefault="000D2D7B">
      <w:pPr>
        <w:pStyle w:val="DocumentMap"/>
        <w:jc w:val="center"/>
        <w:rPr>
          <w:rFonts w:ascii="Times New Roman" w:hAnsi="Times New Roman" w:cs="Times New Roman"/>
          <w:sz w:val="24"/>
          <w:szCs w:val="24"/>
        </w:rPr>
      </w:pPr>
      <w:r w:rsidRPr="00052D2A">
        <w:rPr>
          <w:rFonts w:ascii="Times New Roman" w:hAnsi="Times New Roman" w:cs="Times New Roman"/>
          <w:sz w:val="24"/>
          <w:szCs w:val="24"/>
        </w:rPr>
        <w:t>A DISSERTATION SUBMITTED AS A PARTIAL FULFILLMENT OF THE REQUIREMENTS FOR THE DEGREE OF BACHELOR OF SCIENCE IN SOFTWARE ENGINEERING</w:t>
      </w: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0D2D7B">
      <w:pPr>
        <w:pStyle w:val="Heading3"/>
        <w:rPr>
          <w:rFonts w:ascii="Times New Roman" w:hAnsi="Times New Roman" w:cs="Times New Roman"/>
          <w:sz w:val="40"/>
        </w:rPr>
      </w:pPr>
      <w:bookmarkStart w:id="18" w:name="_Toc72677756"/>
      <w:bookmarkStart w:id="19" w:name="_Toc72690594"/>
      <w:bookmarkStart w:id="20" w:name="_Toc58331178"/>
      <w:bookmarkStart w:id="21" w:name="_Toc73242351"/>
      <w:r w:rsidRPr="00052D2A">
        <w:rPr>
          <w:rFonts w:ascii="Times New Roman" w:hAnsi="Times New Roman" w:cs="Times New Roman"/>
        </w:rPr>
        <w:t>DEPARTMENT OF COMPUTER SCIENCES</w:t>
      </w:r>
      <w:bookmarkEnd w:id="18"/>
      <w:bookmarkEnd w:id="19"/>
      <w:bookmarkEnd w:id="20"/>
      <w:bookmarkEnd w:id="21"/>
    </w:p>
    <w:p w:rsidR="00052D2A" w:rsidRDefault="00052D2A">
      <w:pPr>
        <w:pStyle w:val="Heading1"/>
        <w:jc w:val="center"/>
        <w:rPr>
          <w:sz w:val="40"/>
        </w:rPr>
      </w:pPr>
      <w:bookmarkStart w:id="22" w:name="_Toc58331179"/>
      <w:bookmarkStart w:id="23" w:name="_Toc72677757"/>
      <w:bookmarkStart w:id="24" w:name="_Toc72690595"/>
    </w:p>
    <w:p w:rsidR="00052D2A" w:rsidRDefault="00052D2A">
      <w:pPr>
        <w:pStyle w:val="Heading1"/>
        <w:jc w:val="center"/>
        <w:rPr>
          <w:sz w:val="24"/>
        </w:rPr>
      </w:pPr>
    </w:p>
    <w:p w:rsidR="00501F29" w:rsidRPr="00052D2A" w:rsidRDefault="00052D2A">
      <w:pPr>
        <w:pStyle w:val="Heading1"/>
        <w:jc w:val="center"/>
        <w:rPr>
          <w:sz w:val="24"/>
        </w:rPr>
      </w:pPr>
      <w:bookmarkStart w:id="25" w:name="_Toc73242352"/>
      <w:r w:rsidRPr="00052D2A">
        <w:rPr>
          <w:sz w:val="24"/>
        </w:rPr>
        <w:t xml:space="preserve">COMSATS </w:t>
      </w:r>
      <w:r w:rsidR="000D2D7B" w:rsidRPr="00052D2A">
        <w:rPr>
          <w:sz w:val="24"/>
        </w:rPr>
        <w:t>UNIVERSITY ISLAMABAD,</w:t>
      </w:r>
      <w:bookmarkEnd w:id="22"/>
      <w:bookmarkEnd w:id="23"/>
      <w:bookmarkEnd w:id="24"/>
      <w:bookmarkEnd w:id="25"/>
    </w:p>
    <w:p w:rsidR="00052D2A" w:rsidRDefault="00052D2A">
      <w:pPr>
        <w:pStyle w:val="Heading5"/>
        <w:jc w:val="center"/>
        <w:rPr>
          <w:sz w:val="32"/>
        </w:rPr>
      </w:pPr>
    </w:p>
    <w:p w:rsidR="00501F29" w:rsidRPr="00052D2A" w:rsidRDefault="000D2D7B">
      <w:pPr>
        <w:pStyle w:val="Heading5"/>
        <w:jc w:val="center"/>
        <w:rPr>
          <w:sz w:val="32"/>
        </w:rPr>
      </w:pPr>
      <w:r w:rsidRPr="00052D2A">
        <w:rPr>
          <w:sz w:val="32"/>
        </w:rPr>
        <w:t>ATTOCK CAMPUS – PAKISTAN</w:t>
      </w:r>
    </w:p>
    <w:p w:rsidR="00501F29" w:rsidRPr="00052D2A" w:rsidRDefault="00501F29">
      <w:pPr>
        <w:jc w:val="center"/>
      </w:pPr>
    </w:p>
    <w:p w:rsidR="00501F29" w:rsidRPr="00052D2A" w:rsidRDefault="00501F29">
      <w:pPr>
        <w:jc w:val="center"/>
      </w:pPr>
    </w:p>
    <w:p w:rsidR="00501F29" w:rsidRPr="00052D2A" w:rsidRDefault="00501F29">
      <w:pPr>
        <w:jc w:val="center"/>
      </w:pPr>
    </w:p>
    <w:p w:rsidR="00501F29" w:rsidRPr="00052D2A" w:rsidRDefault="000D2D7B">
      <w:pPr>
        <w:pStyle w:val="Heading1"/>
        <w:jc w:val="center"/>
        <w:rPr>
          <w:b w:val="0"/>
          <w:sz w:val="36"/>
          <w:szCs w:val="36"/>
        </w:rPr>
      </w:pPr>
      <w:bookmarkStart w:id="26" w:name="_Toc72690596"/>
      <w:bookmarkStart w:id="27" w:name="_Toc58331180"/>
      <w:bookmarkStart w:id="28" w:name="_Toc72677758"/>
      <w:bookmarkStart w:id="29" w:name="_Toc73242353"/>
      <w:r w:rsidRPr="00052D2A">
        <w:rPr>
          <w:b w:val="0"/>
          <w:sz w:val="36"/>
          <w:szCs w:val="36"/>
        </w:rPr>
        <w:t>SESSION 2017-2021</w:t>
      </w:r>
      <w:bookmarkEnd w:id="26"/>
      <w:bookmarkEnd w:id="27"/>
      <w:bookmarkEnd w:id="28"/>
      <w:bookmarkEnd w:id="29"/>
    </w:p>
    <w:p w:rsidR="00501F29" w:rsidRPr="00052D2A" w:rsidRDefault="000D2D7B">
      <w:r w:rsidRPr="00052D2A">
        <w:br w:type="page"/>
      </w:r>
    </w:p>
    <w:p w:rsidR="00501F29" w:rsidRPr="00052D2A" w:rsidRDefault="000D2D7B">
      <w:pPr>
        <w:jc w:val="center"/>
        <w:rPr>
          <w:color w:val="0000FF"/>
          <w:sz w:val="32"/>
          <w:szCs w:val="32"/>
        </w:rPr>
      </w:pPr>
      <w:r w:rsidRPr="00052D2A">
        <w:rPr>
          <w:color w:val="0000FF"/>
          <w:sz w:val="32"/>
          <w:szCs w:val="32"/>
        </w:rPr>
        <w:lastRenderedPageBreak/>
        <w:t xml:space="preserve">UNDERTAKEN </w:t>
      </w:r>
    </w:p>
    <w:p w:rsidR="00501F29" w:rsidRPr="00052D2A" w:rsidRDefault="00501F29">
      <w:pPr>
        <w:jc w:val="center"/>
        <w:rPr>
          <w:color w:val="0000FF"/>
          <w:sz w:val="32"/>
          <w:szCs w:val="32"/>
        </w:rPr>
      </w:pPr>
    </w:p>
    <w:p w:rsidR="00501F29" w:rsidRPr="00052D2A" w:rsidRDefault="000D2D7B">
      <w:pPr>
        <w:spacing w:line="360" w:lineRule="auto"/>
        <w:jc w:val="both"/>
        <w:rPr>
          <w:color w:val="0000FF"/>
        </w:rPr>
      </w:pPr>
      <w:r w:rsidRPr="00052D2A">
        <w:rPr>
          <w:color w:val="0000FF"/>
        </w:rPr>
        <w:t>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shall be liable to punishable action under the plagiarism rules of HEC.</w:t>
      </w:r>
    </w:p>
    <w:p w:rsidR="00501F29" w:rsidRPr="00052D2A" w:rsidRDefault="00501F29">
      <w:pPr>
        <w:spacing w:line="360" w:lineRule="auto"/>
        <w:jc w:val="both"/>
        <w:rPr>
          <w:color w:val="0000FF"/>
        </w:rPr>
      </w:pPr>
    </w:p>
    <w:p w:rsidR="00501F29" w:rsidRPr="00052D2A" w:rsidRDefault="00501F29">
      <w:pPr>
        <w:jc w:val="both"/>
        <w:rPr>
          <w:color w:val="0000FF"/>
        </w:rPr>
      </w:pPr>
    </w:p>
    <w:p w:rsidR="00501F29" w:rsidRPr="00052D2A" w:rsidRDefault="00501F29">
      <w:pPr>
        <w:jc w:val="both"/>
        <w:rPr>
          <w:color w:val="0000FF"/>
        </w:rPr>
      </w:pPr>
    </w:p>
    <w:p w:rsidR="00501F29" w:rsidRPr="00052D2A" w:rsidRDefault="00501F29">
      <w:pPr>
        <w:jc w:val="both"/>
        <w:rPr>
          <w:color w:val="0000FF"/>
        </w:rPr>
      </w:pPr>
    </w:p>
    <w:p w:rsidR="00501F29" w:rsidRPr="00052D2A" w:rsidRDefault="00501F29">
      <w:pPr>
        <w:jc w:val="both"/>
        <w:rPr>
          <w:color w:val="0000FF"/>
        </w:rPr>
      </w:pPr>
    </w:p>
    <w:p w:rsidR="00501F29" w:rsidRPr="00052D2A" w:rsidRDefault="00501F29">
      <w:pPr>
        <w:jc w:val="both"/>
        <w:rPr>
          <w:color w:val="0000FF"/>
        </w:rPr>
      </w:pPr>
    </w:p>
    <w:p w:rsidR="00501F29" w:rsidRPr="00052D2A" w:rsidRDefault="00501F29">
      <w:pPr>
        <w:jc w:val="both"/>
        <w:rPr>
          <w:color w:val="0000FF"/>
        </w:rPr>
      </w:pPr>
    </w:p>
    <w:p w:rsidR="00501F29" w:rsidRPr="00052D2A" w:rsidRDefault="000D2D7B">
      <w:pPr>
        <w:jc w:val="both"/>
        <w:rPr>
          <w:color w:val="0000FF"/>
        </w:rPr>
      </w:pPr>
      <w:r w:rsidRPr="00052D2A">
        <w:rPr>
          <w:color w:val="0000FF"/>
        </w:rPr>
        <w:t xml:space="preserve">  ____________________</w:t>
      </w:r>
      <w:r w:rsidRPr="00052D2A">
        <w:rPr>
          <w:color w:val="0000FF"/>
        </w:rPr>
        <w:tab/>
      </w:r>
      <w:r w:rsidRPr="00052D2A">
        <w:rPr>
          <w:color w:val="0000FF"/>
        </w:rPr>
        <w:tab/>
      </w:r>
      <w:r w:rsidRPr="00052D2A">
        <w:rPr>
          <w:color w:val="0000FF"/>
        </w:rPr>
        <w:tab/>
      </w:r>
      <w:r w:rsidRPr="00052D2A">
        <w:rPr>
          <w:color w:val="0000FF"/>
        </w:rPr>
        <w:tab/>
      </w:r>
      <w:r w:rsidRPr="00052D2A">
        <w:rPr>
          <w:color w:val="0000FF"/>
        </w:rPr>
        <w:tab/>
        <w:t>____________________</w:t>
      </w:r>
    </w:p>
    <w:p w:rsidR="00501F29" w:rsidRPr="00052D2A" w:rsidRDefault="000D2D7B">
      <w:pPr>
        <w:jc w:val="both"/>
        <w:rPr>
          <w:color w:val="0000FF"/>
        </w:rPr>
      </w:pPr>
      <w:r w:rsidRPr="00052D2A">
        <w:rPr>
          <w:color w:val="0000FF"/>
        </w:rPr>
        <w:t>Mian M.Umer Hassan Khan Qureshi</w:t>
      </w:r>
      <w:r w:rsidRPr="00052D2A">
        <w:rPr>
          <w:color w:val="0000FF"/>
        </w:rPr>
        <w:tab/>
      </w:r>
      <w:r w:rsidRPr="00052D2A">
        <w:rPr>
          <w:color w:val="0000FF"/>
        </w:rPr>
        <w:tab/>
      </w:r>
      <w:r w:rsidRPr="00052D2A">
        <w:rPr>
          <w:color w:val="0000FF"/>
        </w:rPr>
        <w:tab/>
      </w:r>
      <w:r w:rsidRPr="00052D2A">
        <w:rPr>
          <w:color w:val="0000FF"/>
        </w:rPr>
        <w:tab/>
        <w:t xml:space="preserve">      Waleed Khalid </w:t>
      </w:r>
    </w:p>
    <w:p w:rsidR="00501F29" w:rsidRPr="00052D2A" w:rsidRDefault="000D2D7B">
      <w:pPr>
        <w:jc w:val="both"/>
        <w:rPr>
          <w:color w:val="0000FF"/>
        </w:rPr>
      </w:pPr>
      <w:r w:rsidRPr="00052D2A">
        <w:rPr>
          <w:caps/>
        </w:rPr>
        <w:t xml:space="preserve">      FA17-BCS-040</w:t>
      </w:r>
      <w:r w:rsidRPr="00052D2A">
        <w:rPr>
          <w:color w:val="0000FF"/>
        </w:rPr>
        <w:tab/>
      </w:r>
      <w:r w:rsidRPr="00052D2A">
        <w:rPr>
          <w:color w:val="0000FF"/>
        </w:rPr>
        <w:tab/>
      </w:r>
      <w:r w:rsidRPr="00052D2A">
        <w:rPr>
          <w:color w:val="0000FF"/>
        </w:rPr>
        <w:tab/>
      </w:r>
      <w:r w:rsidRPr="00052D2A">
        <w:rPr>
          <w:color w:val="0000FF"/>
        </w:rPr>
        <w:tab/>
      </w:r>
      <w:r w:rsidRPr="00052D2A">
        <w:rPr>
          <w:color w:val="0000FF"/>
        </w:rPr>
        <w:tab/>
      </w:r>
      <w:r w:rsidRPr="00052D2A">
        <w:rPr>
          <w:color w:val="0000FF"/>
        </w:rPr>
        <w:tab/>
      </w:r>
      <w:r w:rsidRPr="00052D2A">
        <w:rPr>
          <w:caps/>
        </w:rPr>
        <w:t>FA17-BCS-009</w:t>
      </w:r>
    </w:p>
    <w:p w:rsidR="00501F29" w:rsidRPr="00052D2A" w:rsidRDefault="00501F29">
      <w:pPr>
        <w:jc w:val="both"/>
        <w:rPr>
          <w:color w:val="0000FF"/>
        </w:rPr>
      </w:pPr>
    </w:p>
    <w:p w:rsidR="00501F29" w:rsidRPr="00052D2A" w:rsidRDefault="00501F29">
      <w:pPr>
        <w:jc w:val="both"/>
        <w:rPr>
          <w:color w:val="0000FF"/>
        </w:rPr>
      </w:pPr>
    </w:p>
    <w:p w:rsidR="00501F29" w:rsidRPr="00052D2A" w:rsidRDefault="00501F29">
      <w:pPr>
        <w:jc w:val="both"/>
        <w:rPr>
          <w:color w:val="0000FF"/>
        </w:rPr>
      </w:pPr>
    </w:p>
    <w:p w:rsidR="00501F29" w:rsidRPr="00052D2A" w:rsidRDefault="000D2D7B">
      <w:pPr>
        <w:jc w:val="both"/>
      </w:pPr>
      <w:r w:rsidRPr="00052D2A">
        <w:rPr>
          <w:color w:val="0000FF"/>
        </w:rPr>
        <w:t>Dated: _________</w:t>
      </w:r>
      <w:r w:rsidRPr="00052D2A">
        <w:rPr>
          <w:color w:val="0000FF"/>
        </w:rPr>
        <w:tab/>
      </w:r>
      <w:r w:rsidRPr="00052D2A">
        <w:rPr>
          <w:color w:val="0000FF"/>
        </w:rPr>
        <w:tab/>
      </w:r>
      <w:r w:rsidRPr="00052D2A">
        <w:rPr>
          <w:color w:val="0000FF"/>
        </w:rPr>
        <w:tab/>
      </w:r>
      <w:r w:rsidRPr="00052D2A">
        <w:rPr>
          <w:color w:val="0000FF"/>
        </w:rPr>
        <w:tab/>
      </w:r>
      <w:r w:rsidRPr="00052D2A">
        <w:rPr>
          <w:color w:val="0000FF"/>
        </w:rPr>
        <w:tab/>
      </w:r>
      <w:r w:rsidRPr="00052D2A">
        <w:rPr>
          <w:color w:val="0000FF"/>
        </w:rPr>
        <w:tab/>
        <w:t>Dated: _________</w:t>
      </w:r>
    </w:p>
    <w:p w:rsidR="00501F29" w:rsidRPr="00052D2A" w:rsidRDefault="00501F29">
      <w:pPr>
        <w:jc w:val="both"/>
      </w:pPr>
    </w:p>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Pr>
        <w:sectPr w:rsidR="00501F29" w:rsidRPr="00052D2A">
          <w:pgSz w:w="11909" w:h="16834"/>
          <w:pgMar w:top="1440" w:right="1440" w:bottom="1440" w:left="2160" w:header="720" w:footer="720" w:gutter="0"/>
          <w:pgNumType w:fmt="lowerRoman"/>
          <w:cols w:space="720"/>
          <w:docGrid w:linePitch="360"/>
        </w:sectPr>
      </w:pPr>
    </w:p>
    <w:p w:rsidR="00501F29" w:rsidRPr="00052D2A" w:rsidRDefault="00501F29"/>
    <w:p w:rsidR="00501F29" w:rsidRPr="00052D2A" w:rsidRDefault="00501F29"/>
    <w:p w:rsidR="00501F29" w:rsidRPr="00052D2A" w:rsidRDefault="000D2D7B">
      <w:pPr>
        <w:keepNext/>
        <w:jc w:val="center"/>
        <w:outlineLvl w:val="5"/>
        <w:rPr>
          <w:b/>
          <w:bCs/>
          <w:sz w:val="44"/>
        </w:rPr>
      </w:pPr>
      <w:r w:rsidRPr="00052D2A">
        <w:rPr>
          <w:b/>
          <w:bCs/>
          <w:sz w:val="44"/>
        </w:rPr>
        <w:t xml:space="preserve">FINAL APPROVAL </w:t>
      </w:r>
    </w:p>
    <w:p w:rsidR="00501F29" w:rsidRPr="00052D2A" w:rsidRDefault="00501F29">
      <w:pPr>
        <w:jc w:val="center"/>
        <w:rPr>
          <w:b/>
          <w:bCs/>
          <w:sz w:val="44"/>
        </w:rPr>
      </w:pPr>
    </w:p>
    <w:p w:rsidR="00501F29" w:rsidRPr="00052D2A" w:rsidRDefault="00501F29">
      <w:pPr>
        <w:jc w:val="center"/>
      </w:pPr>
    </w:p>
    <w:p w:rsidR="00501F29" w:rsidRPr="00052D2A" w:rsidRDefault="000D2D7B">
      <w:pPr>
        <w:pStyle w:val="BodyTextIndent"/>
        <w:spacing w:line="360" w:lineRule="auto"/>
        <w:ind w:left="0"/>
        <w:jc w:val="both"/>
        <w:rPr>
          <w:sz w:val="28"/>
        </w:rPr>
      </w:pPr>
      <w:r w:rsidRPr="00052D2A">
        <w:rPr>
          <w:sz w:val="28"/>
        </w:rPr>
        <w:t>Certified that we have read this project report submitted by Mr. (</w:t>
      </w:r>
      <w:r w:rsidRPr="00052D2A">
        <w:rPr>
          <w:color w:val="FF0000"/>
          <w:sz w:val="28"/>
        </w:rPr>
        <w:t>MIAN M.UMER HASSAN KHAN QURESHI/ WALEED KHALID</w:t>
      </w:r>
      <w:r w:rsidRPr="00052D2A">
        <w:rPr>
          <w:sz w:val="28"/>
        </w:rPr>
        <w:t>) and it is, in our judgment, of sufficient standard to warrant its acceptance by Department of Computer Scie</w:t>
      </w:r>
      <w:r w:rsidR="00423C4D">
        <w:rPr>
          <w:sz w:val="28"/>
        </w:rPr>
        <w:t>nce, COMSATS University, Attock</w:t>
      </w:r>
      <w:r w:rsidRPr="00052D2A">
        <w:rPr>
          <w:sz w:val="28"/>
        </w:rPr>
        <w:t>, for the (BS degree) in Computer Science.</w:t>
      </w:r>
    </w:p>
    <w:p w:rsidR="00501F29" w:rsidRPr="00052D2A" w:rsidRDefault="00501F29">
      <w:pPr>
        <w:ind w:left="720"/>
        <w:jc w:val="both"/>
      </w:pPr>
    </w:p>
    <w:p w:rsidR="00501F29" w:rsidRPr="00052D2A" w:rsidRDefault="00501F29">
      <w:pPr>
        <w:jc w:val="both"/>
      </w:pPr>
    </w:p>
    <w:p w:rsidR="00501F29" w:rsidRPr="00052D2A" w:rsidRDefault="000D2D7B">
      <w:pPr>
        <w:jc w:val="both"/>
        <w:rPr>
          <w:b/>
          <w:bCs/>
          <w:i/>
          <w:iCs/>
          <w:sz w:val="28"/>
        </w:rPr>
      </w:pPr>
      <w:r w:rsidRPr="00052D2A">
        <w:rPr>
          <w:b/>
          <w:bCs/>
          <w:i/>
          <w:iCs/>
          <w:sz w:val="28"/>
        </w:rPr>
        <w:t>Committee:</w:t>
      </w:r>
    </w:p>
    <w:p w:rsidR="00501F29" w:rsidRPr="00052D2A" w:rsidRDefault="000D2D7B">
      <w:pPr>
        <w:ind w:left="720"/>
        <w:jc w:val="both"/>
        <w:rPr>
          <w:sz w:val="28"/>
        </w:rPr>
      </w:pPr>
      <w:r w:rsidRPr="00052D2A">
        <w:rPr>
          <w:sz w:val="28"/>
        </w:rPr>
        <w:tab/>
      </w:r>
    </w:p>
    <w:p w:rsidR="00501F29" w:rsidRPr="00052D2A" w:rsidRDefault="00501F29">
      <w:pPr>
        <w:ind w:left="720"/>
        <w:jc w:val="both"/>
        <w:rPr>
          <w:sz w:val="28"/>
        </w:rPr>
      </w:pPr>
    </w:p>
    <w:p w:rsidR="00501F29" w:rsidRPr="00052D2A" w:rsidRDefault="00501F29">
      <w:pPr>
        <w:ind w:left="720"/>
        <w:jc w:val="both"/>
        <w:rPr>
          <w:sz w:val="28"/>
        </w:rPr>
      </w:pPr>
    </w:p>
    <w:p w:rsidR="00501F29" w:rsidRPr="00052D2A" w:rsidRDefault="000D2D7B">
      <w:pPr>
        <w:tabs>
          <w:tab w:val="left" w:pos="1440"/>
          <w:tab w:val="center" w:pos="6360"/>
        </w:tabs>
        <w:ind w:left="720"/>
        <w:jc w:val="both"/>
        <w:rPr>
          <w:sz w:val="28"/>
        </w:rPr>
      </w:pPr>
      <w:r w:rsidRPr="00052D2A">
        <w:rPr>
          <w:sz w:val="28"/>
        </w:rPr>
        <w:t>1.</w:t>
      </w:r>
      <w:r w:rsidRPr="00052D2A">
        <w:rPr>
          <w:sz w:val="28"/>
        </w:rPr>
        <w:tab/>
        <w:t>External Examiner</w:t>
      </w:r>
      <w:r w:rsidRPr="00052D2A">
        <w:rPr>
          <w:sz w:val="28"/>
        </w:rPr>
        <w:tab/>
        <w:t>____________________________</w:t>
      </w:r>
    </w:p>
    <w:p w:rsidR="00501F29" w:rsidRPr="00052D2A" w:rsidRDefault="000D2D7B">
      <w:pPr>
        <w:tabs>
          <w:tab w:val="left" w:pos="1440"/>
          <w:tab w:val="center" w:pos="6360"/>
        </w:tabs>
        <w:ind w:left="720"/>
        <w:jc w:val="both"/>
        <w:rPr>
          <w:sz w:val="28"/>
        </w:rPr>
      </w:pPr>
      <w:r w:rsidRPr="00052D2A">
        <w:rPr>
          <w:sz w:val="28"/>
        </w:rPr>
        <w:tab/>
      </w:r>
      <w:r w:rsidRPr="00052D2A">
        <w:rPr>
          <w:sz w:val="28"/>
        </w:rPr>
        <w:tab/>
        <w:t>(Examiner Name)</w:t>
      </w:r>
    </w:p>
    <w:p w:rsidR="00501F29" w:rsidRPr="00052D2A" w:rsidRDefault="000D2D7B">
      <w:pPr>
        <w:tabs>
          <w:tab w:val="left" w:pos="1440"/>
          <w:tab w:val="center" w:pos="6360"/>
        </w:tabs>
        <w:ind w:left="720"/>
        <w:jc w:val="both"/>
      </w:pPr>
      <w:r w:rsidRPr="00052D2A">
        <w:tab/>
      </w:r>
      <w:r w:rsidRPr="00052D2A">
        <w:tab/>
        <w:t>Designation</w:t>
      </w:r>
    </w:p>
    <w:p w:rsidR="00501F29" w:rsidRPr="00052D2A" w:rsidRDefault="000D2D7B">
      <w:pPr>
        <w:tabs>
          <w:tab w:val="left" w:pos="1440"/>
          <w:tab w:val="center" w:pos="6360"/>
        </w:tabs>
        <w:ind w:left="720"/>
        <w:jc w:val="both"/>
      </w:pPr>
      <w:r w:rsidRPr="00052D2A">
        <w:tab/>
      </w:r>
      <w:r w:rsidRPr="00052D2A">
        <w:tab/>
        <w:t>University Name</w:t>
      </w:r>
    </w:p>
    <w:p w:rsidR="00501F29" w:rsidRPr="00052D2A" w:rsidRDefault="00501F29">
      <w:pPr>
        <w:ind w:left="720"/>
        <w:jc w:val="both"/>
        <w:rPr>
          <w:sz w:val="28"/>
        </w:rPr>
      </w:pPr>
    </w:p>
    <w:p w:rsidR="00501F29" w:rsidRPr="00052D2A" w:rsidRDefault="00501F29">
      <w:pPr>
        <w:ind w:left="720"/>
        <w:jc w:val="both"/>
        <w:rPr>
          <w:sz w:val="28"/>
        </w:rPr>
      </w:pPr>
    </w:p>
    <w:p w:rsidR="00501F29" w:rsidRPr="00052D2A" w:rsidRDefault="00501F29">
      <w:pPr>
        <w:ind w:left="720"/>
        <w:jc w:val="both"/>
        <w:rPr>
          <w:sz w:val="28"/>
        </w:rPr>
      </w:pPr>
    </w:p>
    <w:p w:rsidR="00501F29" w:rsidRPr="00052D2A" w:rsidRDefault="00501F29">
      <w:pPr>
        <w:ind w:left="720"/>
        <w:jc w:val="both"/>
        <w:rPr>
          <w:sz w:val="28"/>
        </w:rPr>
      </w:pPr>
    </w:p>
    <w:p w:rsidR="00501F29" w:rsidRPr="00052D2A" w:rsidRDefault="000D2D7B">
      <w:pPr>
        <w:tabs>
          <w:tab w:val="left" w:pos="1440"/>
          <w:tab w:val="center" w:pos="6360"/>
        </w:tabs>
        <w:ind w:left="720"/>
        <w:jc w:val="both"/>
        <w:rPr>
          <w:sz w:val="28"/>
        </w:rPr>
      </w:pPr>
      <w:r w:rsidRPr="00052D2A">
        <w:rPr>
          <w:sz w:val="28"/>
        </w:rPr>
        <w:t>2.</w:t>
      </w:r>
      <w:r w:rsidRPr="00052D2A">
        <w:rPr>
          <w:sz w:val="28"/>
        </w:rPr>
        <w:tab/>
        <w:t>Supervisor</w:t>
      </w:r>
      <w:r w:rsidRPr="00052D2A">
        <w:rPr>
          <w:sz w:val="28"/>
        </w:rPr>
        <w:tab/>
        <w:t>____________________________</w:t>
      </w:r>
    </w:p>
    <w:p w:rsidR="00501F29" w:rsidRPr="00052D2A" w:rsidRDefault="000D2D7B">
      <w:pPr>
        <w:tabs>
          <w:tab w:val="left" w:pos="1440"/>
          <w:tab w:val="center" w:pos="6360"/>
        </w:tabs>
        <w:ind w:left="720"/>
        <w:jc w:val="both"/>
        <w:rPr>
          <w:sz w:val="28"/>
        </w:rPr>
      </w:pPr>
      <w:r w:rsidRPr="00052D2A">
        <w:rPr>
          <w:sz w:val="28"/>
        </w:rPr>
        <w:tab/>
      </w:r>
      <w:r w:rsidRPr="00052D2A">
        <w:rPr>
          <w:sz w:val="28"/>
        </w:rPr>
        <w:tab/>
        <w:t>(Supervisor Name)</w:t>
      </w:r>
    </w:p>
    <w:p w:rsidR="00501F29" w:rsidRPr="00052D2A" w:rsidRDefault="00501F29">
      <w:pPr>
        <w:ind w:left="720"/>
        <w:jc w:val="both"/>
        <w:rPr>
          <w:sz w:val="28"/>
        </w:rPr>
      </w:pPr>
    </w:p>
    <w:p w:rsidR="00501F29" w:rsidRPr="00052D2A" w:rsidRDefault="00501F29">
      <w:pPr>
        <w:ind w:left="720"/>
        <w:jc w:val="both"/>
        <w:rPr>
          <w:sz w:val="28"/>
        </w:rPr>
      </w:pPr>
    </w:p>
    <w:p w:rsidR="00501F29" w:rsidRPr="00052D2A" w:rsidRDefault="00501F29">
      <w:pPr>
        <w:ind w:left="720"/>
        <w:jc w:val="both"/>
        <w:rPr>
          <w:sz w:val="28"/>
        </w:rPr>
      </w:pPr>
    </w:p>
    <w:p w:rsidR="00501F29" w:rsidRPr="00052D2A" w:rsidRDefault="00501F29">
      <w:pPr>
        <w:ind w:left="720"/>
        <w:jc w:val="both"/>
        <w:rPr>
          <w:sz w:val="28"/>
        </w:rPr>
      </w:pPr>
    </w:p>
    <w:p w:rsidR="00501F29" w:rsidRPr="00052D2A" w:rsidRDefault="00501F29">
      <w:pPr>
        <w:ind w:left="720"/>
        <w:jc w:val="both"/>
        <w:rPr>
          <w:sz w:val="28"/>
        </w:rPr>
      </w:pPr>
    </w:p>
    <w:p w:rsidR="00501F29" w:rsidRPr="00052D2A" w:rsidRDefault="000D2D7B">
      <w:pPr>
        <w:tabs>
          <w:tab w:val="left" w:pos="1440"/>
          <w:tab w:val="center" w:pos="6360"/>
        </w:tabs>
        <w:ind w:left="720"/>
        <w:jc w:val="both"/>
        <w:rPr>
          <w:sz w:val="28"/>
        </w:rPr>
      </w:pPr>
      <w:r w:rsidRPr="00052D2A">
        <w:rPr>
          <w:sz w:val="28"/>
        </w:rPr>
        <w:t>3.</w:t>
      </w:r>
      <w:r w:rsidRPr="00052D2A">
        <w:rPr>
          <w:sz w:val="28"/>
        </w:rPr>
        <w:tab/>
        <w:t>Chairperson</w:t>
      </w:r>
      <w:r w:rsidRPr="00052D2A">
        <w:rPr>
          <w:sz w:val="28"/>
        </w:rPr>
        <w:tab/>
        <w:t>____________________________</w:t>
      </w:r>
    </w:p>
    <w:p w:rsidR="00501F29" w:rsidRPr="00052D2A" w:rsidRDefault="000D2D7B">
      <w:pPr>
        <w:tabs>
          <w:tab w:val="left" w:pos="1440"/>
          <w:tab w:val="center" w:pos="6360"/>
        </w:tabs>
        <w:ind w:left="720"/>
        <w:jc w:val="both"/>
        <w:rPr>
          <w:sz w:val="28"/>
        </w:rPr>
      </w:pPr>
      <w:r w:rsidRPr="00052D2A">
        <w:rPr>
          <w:sz w:val="28"/>
        </w:rPr>
        <w:tab/>
      </w:r>
      <w:r w:rsidRPr="00052D2A">
        <w:rPr>
          <w:sz w:val="28"/>
        </w:rPr>
        <w:tab/>
        <w:t>(Chairperson Name)</w:t>
      </w:r>
    </w:p>
    <w:p w:rsidR="00501F29" w:rsidRPr="00052D2A" w:rsidRDefault="00501F29">
      <w:pPr>
        <w:jc w:val="both"/>
        <w:rPr>
          <w:sz w:val="28"/>
        </w:rPr>
      </w:pPr>
    </w:p>
    <w:p w:rsidR="00501F29" w:rsidRPr="00052D2A" w:rsidRDefault="00501F29">
      <w:pPr>
        <w:jc w:val="both"/>
        <w:rPr>
          <w:sz w:val="28"/>
        </w:rPr>
      </w:pPr>
    </w:p>
    <w:p w:rsidR="00501F29" w:rsidRPr="00052D2A" w:rsidRDefault="00501F29">
      <w:pPr>
        <w:jc w:val="both"/>
        <w:rPr>
          <w:sz w:val="28"/>
        </w:rPr>
      </w:pPr>
    </w:p>
    <w:p w:rsidR="00501F29" w:rsidRPr="00052D2A" w:rsidRDefault="00501F29">
      <w:pPr>
        <w:jc w:val="both"/>
        <w:rPr>
          <w:sz w:val="28"/>
        </w:rPr>
      </w:pPr>
    </w:p>
    <w:p w:rsidR="00501F29" w:rsidRPr="00052D2A" w:rsidRDefault="000D2D7B">
      <w:pPr>
        <w:tabs>
          <w:tab w:val="left" w:pos="1440"/>
          <w:tab w:val="center" w:pos="6360"/>
        </w:tabs>
        <w:jc w:val="both"/>
        <w:rPr>
          <w:sz w:val="28"/>
        </w:rPr>
      </w:pPr>
      <w:r w:rsidRPr="00052D2A">
        <w:rPr>
          <w:sz w:val="28"/>
        </w:rPr>
        <w:t xml:space="preserve">          4.</w:t>
      </w:r>
      <w:r w:rsidRPr="00052D2A">
        <w:rPr>
          <w:sz w:val="28"/>
        </w:rPr>
        <w:tab/>
        <w:t>Dean/Director</w:t>
      </w:r>
      <w:r w:rsidRPr="00052D2A">
        <w:rPr>
          <w:sz w:val="28"/>
        </w:rPr>
        <w:tab/>
        <w:t>____________________________</w:t>
      </w:r>
    </w:p>
    <w:p w:rsidR="00501F29" w:rsidRPr="00052D2A" w:rsidRDefault="000D2D7B">
      <w:pPr>
        <w:tabs>
          <w:tab w:val="left" w:pos="1440"/>
          <w:tab w:val="center" w:pos="6360"/>
        </w:tabs>
        <w:ind w:left="720"/>
        <w:jc w:val="both"/>
        <w:rPr>
          <w:sz w:val="28"/>
        </w:rPr>
      </w:pPr>
      <w:r w:rsidRPr="00052D2A">
        <w:rPr>
          <w:sz w:val="28"/>
        </w:rPr>
        <w:tab/>
      </w:r>
      <w:r w:rsidRPr="00052D2A">
        <w:rPr>
          <w:sz w:val="28"/>
        </w:rPr>
        <w:tab/>
        <w:t xml:space="preserve"> (Dean/Director Name)</w:t>
      </w:r>
    </w:p>
    <w:p w:rsidR="00501F29" w:rsidRPr="00052D2A" w:rsidRDefault="000D2D7B">
      <w:pPr>
        <w:tabs>
          <w:tab w:val="left" w:pos="1440"/>
          <w:tab w:val="center" w:pos="6360"/>
        </w:tabs>
        <w:jc w:val="center"/>
        <w:rPr>
          <w:b/>
          <w:bCs/>
          <w:sz w:val="32"/>
        </w:rPr>
      </w:pPr>
      <w:r w:rsidRPr="00052D2A">
        <w:rPr>
          <w:sz w:val="28"/>
        </w:rPr>
        <w:br w:type="page"/>
      </w:r>
      <w:r w:rsidRPr="00052D2A">
        <w:rPr>
          <w:b/>
          <w:bCs/>
          <w:sz w:val="44"/>
        </w:rPr>
        <w:lastRenderedPageBreak/>
        <w:t>DEDICATION</w:t>
      </w:r>
    </w:p>
    <w:p w:rsidR="00501F29" w:rsidRPr="00052D2A" w:rsidRDefault="00501F29">
      <w:pPr>
        <w:jc w:val="both"/>
      </w:pPr>
    </w:p>
    <w:p w:rsidR="00501F29" w:rsidRPr="00052D2A" w:rsidRDefault="00501F29">
      <w:pPr>
        <w:jc w:val="both"/>
      </w:pPr>
    </w:p>
    <w:p w:rsidR="00501F29" w:rsidRPr="00052D2A" w:rsidRDefault="00501F29">
      <w:pPr>
        <w:jc w:val="both"/>
      </w:pPr>
    </w:p>
    <w:p w:rsidR="00501F29" w:rsidRPr="00052D2A" w:rsidRDefault="00501F29">
      <w:pPr>
        <w:keepNext/>
        <w:jc w:val="center"/>
        <w:outlineLvl w:val="1"/>
        <w:rPr>
          <w:i/>
          <w:iCs/>
          <w:sz w:val="36"/>
        </w:rPr>
      </w:pPr>
    </w:p>
    <w:p w:rsidR="00501F29" w:rsidRPr="00052D2A" w:rsidRDefault="00501F29">
      <w:pPr>
        <w:keepNext/>
        <w:jc w:val="both"/>
        <w:outlineLvl w:val="1"/>
        <w:rPr>
          <w:i/>
          <w:iCs/>
          <w:sz w:val="36"/>
        </w:rPr>
      </w:pPr>
    </w:p>
    <w:p w:rsidR="00501F29" w:rsidRPr="00052D2A" w:rsidRDefault="00423C4D" w:rsidP="00423C4D">
      <w:pPr>
        <w:jc w:val="center"/>
        <w:rPr>
          <w:b/>
          <w:bCs/>
          <w:sz w:val="32"/>
        </w:rPr>
      </w:pPr>
      <w:r>
        <w:rPr>
          <w:sz w:val="28"/>
        </w:rPr>
        <w:t>Thanks to my real and spiritual Parents</w:t>
      </w:r>
      <w:r w:rsidR="0062244D">
        <w:rPr>
          <w:sz w:val="28"/>
        </w:rPr>
        <w:t xml:space="preserve"> who provided me the platform, </w:t>
      </w:r>
      <w:r>
        <w:rPr>
          <w:sz w:val="28"/>
        </w:rPr>
        <w:t xml:space="preserve">the </w:t>
      </w:r>
      <w:r w:rsidR="0062244D">
        <w:rPr>
          <w:sz w:val="28"/>
        </w:rPr>
        <w:t>resources and guidance</w:t>
      </w:r>
      <w:r>
        <w:rPr>
          <w:sz w:val="28"/>
        </w:rPr>
        <w:t xml:space="preserve"> to understand and complete the project “automated brain tumor classification”.</w:t>
      </w:r>
      <w:r w:rsidR="000D2D7B" w:rsidRPr="00052D2A">
        <w:rPr>
          <w:sz w:val="28"/>
        </w:rPr>
        <w:br w:type="page"/>
      </w:r>
      <w:r w:rsidR="000D2D7B" w:rsidRPr="00052D2A">
        <w:rPr>
          <w:b/>
          <w:bCs/>
          <w:sz w:val="44"/>
        </w:rPr>
        <w:lastRenderedPageBreak/>
        <w:t>ACKNOWLEDGEMENT</w:t>
      </w:r>
    </w:p>
    <w:p w:rsidR="00501F29" w:rsidRPr="00052D2A" w:rsidRDefault="00501F29">
      <w:pPr>
        <w:rPr>
          <w:sz w:val="28"/>
        </w:rPr>
      </w:pPr>
    </w:p>
    <w:p w:rsidR="00501F29" w:rsidRPr="00052D2A" w:rsidRDefault="00501F29">
      <w:pPr>
        <w:jc w:val="both"/>
        <w:rPr>
          <w:sz w:val="28"/>
          <w:szCs w:val="28"/>
        </w:rPr>
      </w:pPr>
    </w:p>
    <w:p w:rsidR="00501F29" w:rsidRPr="00052D2A" w:rsidRDefault="000D2D7B">
      <w:pPr>
        <w:spacing w:line="360" w:lineRule="auto"/>
        <w:jc w:val="both"/>
        <w:rPr>
          <w:sz w:val="28"/>
          <w:szCs w:val="28"/>
        </w:rPr>
      </w:pPr>
      <w:r w:rsidRPr="00052D2A">
        <w:rPr>
          <w:sz w:val="28"/>
          <w:szCs w:val="28"/>
        </w:rPr>
        <w:t xml:space="preserve">All praise is to Almighty Allah who bestowed upon us a minute portion of His boundless knowledge by virtue of which we were able to accomplish this challenging task. </w:t>
      </w:r>
    </w:p>
    <w:p w:rsidR="00501F29" w:rsidRPr="00052D2A" w:rsidRDefault="000D2D7B">
      <w:pPr>
        <w:spacing w:line="360" w:lineRule="auto"/>
        <w:jc w:val="both"/>
        <w:rPr>
          <w:sz w:val="28"/>
          <w:szCs w:val="28"/>
        </w:rPr>
      </w:pPr>
      <w:r w:rsidRPr="00052D2A">
        <w:rPr>
          <w:sz w:val="28"/>
          <w:szCs w:val="28"/>
        </w:rPr>
        <w:t xml:space="preserve">We are greatly indebted to our project supervisor “MISS SADIA EJAZ”. Without her personal supervision, advice and valuable guidance, completion of this project would have been doubtful. We are deeply indebted to them for their encouragement and continual help during this work. </w:t>
      </w:r>
    </w:p>
    <w:p w:rsidR="00501F29" w:rsidRPr="00052D2A" w:rsidRDefault="000D2D7B">
      <w:pPr>
        <w:spacing w:line="360" w:lineRule="auto"/>
        <w:jc w:val="both"/>
        <w:rPr>
          <w:sz w:val="28"/>
          <w:szCs w:val="28"/>
        </w:rPr>
      </w:pPr>
      <w:r w:rsidRPr="00052D2A">
        <w:rPr>
          <w:sz w:val="28"/>
          <w:szCs w:val="28"/>
        </w:rPr>
        <w:t xml:space="preserve">And we are also thankful to our parents and family who have been a constant source of encouragement for us and brought us the values of honesty &amp; hard work. </w:t>
      </w:r>
    </w:p>
    <w:p w:rsidR="00501F29" w:rsidRPr="00052D2A" w:rsidRDefault="00501F29">
      <w:pPr>
        <w:spacing w:line="360" w:lineRule="auto"/>
        <w:rPr>
          <w:sz w:val="28"/>
        </w:rPr>
      </w:pP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0D2D7B">
      <w:r w:rsidRPr="00052D2A">
        <w:t>Student 1                                                                                    Student 2</w:t>
      </w:r>
    </w:p>
    <w:p w:rsidR="00501F29" w:rsidRPr="00052D2A" w:rsidRDefault="00501F29"/>
    <w:p w:rsidR="00501F29" w:rsidRPr="00052D2A" w:rsidRDefault="000D2D7B">
      <w:r w:rsidRPr="00052D2A">
        <w:t xml:space="preserve"> ____________________                                                          ___________________</w:t>
      </w:r>
    </w:p>
    <w:p w:rsidR="00501F29" w:rsidRPr="00052D2A" w:rsidRDefault="00501F29">
      <w:pPr>
        <w:rPr>
          <w:sz w:val="28"/>
        </w:rPr>
      </w:pPr>
    </w:p>
    <w:p w:rsidR="00501F29" w:rsidRPr="00052D2A" w:rsidRDefault="000D2D7B">
      <w:pPr>
        <w:jc w:val="center"/>
        <w:rPr>
          <w:b/>
          <w:bCs/>
          <w:sz w:val="44"/>
        </w:rPr>
      </w:pPr>
      <w:r w:rsidRPr="00052D2A">
        <w:rPr>
          <w:sz w:val="28"/>
        </w:rPr>
        <w:br w:type="page"/>
      </w:r>
      <w:r w:rsidRPr="00052D2A">
        <w:rPr>
          <w:b/>
          <w:bCs/>
          <w:sz w:val="44"/>
        </w:rPr>
        <w:lastRenderedPageBreak/>
        <w:t>PROJECT BRIEF</w:t>
      </w: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501F29">
      <w:pPr>
        <w:rPr>
          <w:sz w:val="28"/>
        </w:rPr>
      </w:pPr>
    </w:p>
    <w:p w:rsidR="00501F29" w:rsidRPr="00052D2A" w:rsidRDefault="000D2D7B">
      <w:pPr>
        <w:rPr>
          <w:sz w:val="28"/>
          <w:szCs w:val="28"/>
        </w:rPr>
      </w:pPr>
      <w:r w:rsidRPr="00052D2A">
        <w:rPr>
          <w:sz w:val="28"/>
          <w:szCs w:val="28"/>
        </w:rPr>
        <w:t xml:space="preserve">PROJECT NAME            </w:t>
      </w:r>
      <w:r w:rsidRPr="00052D2A">
        <w:rPr>
          <w:sz w:val="28"/>
          <w:szCs w:val="28"/>
        </w:rPr>
        <w:tab/>
        <w:t xml:space="preserve">AUTOMATED BRAIN TUMOR              </w:t>
      </w:r>
    </w:p>
    <w:p w:rsidR="00501F29" w:rsidRPr="00052D2A" w:rsidRDefault="00501F29">
      <w:pPr>
        <w:rPr>
          <w:sz w:val="28"/>
          <w:szCs w:val="28"/>
        </w:rPr>
      </w:pPr>
    </w:p>
    <w:p w:rsidR="00501F29" w:rsidRPr="00052D2A" w:rsidRDefault="000D2D7B">
      <w:pPr>
        <w:rPr>
          <w:sz w:val="28"/>
        </w:rPr>
      </w:pPr>
      <w:r w:rsidRPr="00052D2A">
        <w:rPr>
          <w:sz w:val="28"/>
          <w:szCs w:val="28"/>
        </w:rPr>
        <w:t xml:space="preserve">                                                  </w:t>
      </w:r>
      <w:r w:rsidR="00FE4D26">
        <w:rPr>
          <w:sz w:val="28"/>
          <w:szCs w:val="28"/>
        </w:rPr>
        <w:t xml:space="preserve">  </w:t>
      </w:r>
      <w:r w:rsidRPr="00052D2A">
        <w:rPr>
          <w:sz w:val="28"/>
          <w:szCs w:val="28"/>
        </w:rPr>
        <w:t>CLASSIFICATION</w:t>
      </w:r>
    </w:p>
    <w:p w:rsidR="00501F29" w:rsidRPr="00052D2A" w:rsidRDefault="00501F29">
      <w:pPr>
        <w:spacing w:line="360" w:lineRule="auto"/>
        <w:rPr>
          <w:sz w:val="28"/>
        </w:rPr>
      </w:pPr>
    </w:p>
    <w:p w:rsidR="00501F29" w:rsidRPr="00052D2A" w:rsidRDefault="000D2D7B">
      <w:pPr>
        <w:spacing w:line="360" w:lineRule="auto"/>
        <w:ind w:left="3600" w:hanging="3600"/>
        <w:rPr>
          <w:sz w:val="28"/>
        </w:rPr>
      </w:pPr>
      <w:r w:rsidRPr="00052D2A">
        <w:rPr>
          <w:sz w:val="28"/>
        </w:rPr>
        <w:t>ORGANIZATION NAME</w:t>
      </w:r>
      <w:r w:rsidRPr="00052D2A">
        <w:rPr>
          <w:sz w:val="28"/>
        </w:rPr>
        <w:tab/>
        <w:t>COMSATS UNIVERSITY ISLAMABAD, ATTOCK CAMPUS</w:t>
      </w:r>
    </w:p>
    <w:p w:rsidR="00501F29" w:rsidRPr="00052D2A" w:rsidRDefault="000D2D7B">
      <w:pPr>
        <w:spacing w:line="360" w:lineRule="auto"/>
        <w:rPr>
          <w:sz w:val="28"/>
        </w:rPr>
      </w:pPr>
      <w:r w:rsidRPr="00052D2A">
        <w:rPr>
          <w:sz w:val="28"/>
        </w:rPr>
        <w:t>OBJECTIVE</w:t>
      </w:r>
      <w:r w:rsidRPr="00052D2A">
        <w:rPr>
          <w:sz w:val="28"/>
        </w:rPr>
        <w:tab/>
      </w:r>
      <w:r w:rsidRPr="00052D2A">
        <w:rPr>
          <w:sz w:val="28"/>
        </w:rPr>
        <w:tab/>
      </w:r>
      <w:r w:rsidRPr="00052D2A">
        <w:rPr>
          <w:sz w:val="28"/>
        </w:rPr>
        <w:tab/>
      </w:r>
    </w:p>
    <w:p w:rsidR="00501F29" w:rsidRPr="00052D2A" w:rsidRDefault="00501F29">
      <w:pPr>
        <w:spacing w:line="360" w:lineRule="auto"/>
        <w:rPr>
          <w:sz w:val="28"/>
        </w:rPr>
      </w:pPr>
    </w:p>
    <w:p w:rsidR="00501F29" w:rsidRPr="00052D2A" w:rsidRDefault="000D2D7B">
      <w:pPr>
        <w:spacing w:line="360" w:lineRule="auto"/>
        <w:rPr>
          <w:sz w:val="28"/>
        </w:rPr>
      </w:pPr>
      <w:r w:rsidRPr="00052D2A">
        <w:rPr>
          <w:sz w:val="28"/>
        </w:rPr>
        <w:t>UNDERTAKEN BY</w:t>
      </w:r>
      <w:r w:rsidRPr="00052D2A">
        <w:rPr>
          <w:sz w:val="28"/>
        </w:rPr>
        <w:tab/>
      </w:r>
      <w:r w:rsidRPr="00052D2A">
        <w:rPr>
          <w:sz w:val="28"/>
        </w:rPr>
        <w:tab/>
        <w:t>MIAN M.UMER HASSAN KHAN QURESHI</w:t>
      </w:r>
    </w:p>
    <w:p w:rsidR="00501F29" w:rsidRPr="00052D2A" w:rsidRDefault="000D2D7B">
      <w:pPr>
        <w:spacing w:line="360" w:lineRule="auto"/>
        <w:rPr>
          <w:sz w:val="28"/>
        </w:rPr>
      </w:pPr>
      <w:r w:rsidRPr="00052D2A">
        <w:rPr>
          <w:sz w:val="28"/>
        </w:rPr>
        <w:tab/>
      </w:r>
      <w:r w:rsidRPr="00052D2A">
        <w:rPr>
          <w:sz w:val="28"/>
        </w:rPr>
        <w:tab/>
      </w:r>
      <w:r w:rsidRPr="00052D2A">
        <w:rPr>
          <w:sz w:val="28"/>
        </w:rPr>
        <w:tab/>
      </w:r>
      <w:r w:rsidRPr="00052D2A">
        <w:rPr>
          <w:sz w:val="28"/>
        </w:rPr>
        <w:tab/>
      </w:r>
      <w:r w:rsidRPr="00052D2A">
        <w:rPr>
          <w:sz w:val="28"/>
        </w:rPr>
        <w:tab/>
        <w:t>WALEED KHALID</w:t>
      </w:r>
    </w:p>
    <w:p w:rsidR="00501F29" w:rsidRPr="00052D2A" w:rsidRDefault="00501F29">
      <w:pPr>
        <w:spacing w:line="360" w:lineRule="auto"/>
        <w:rPr>
          <w:sz w:val="28"/>
        </w:rPr>
      </w:pPr>
    </w:p>
    <w:p w:rsidR="00501F29" w:rsidRPr="00052D2A" w:rsidRDefault="000D2D7B">
      <w:pPr>
        <w:spacing w:line="360" w:lineRule="auto"/>
        <w:rPr>
          <w:sz w:val="28"/>
        </w:rPr>
      </w:pPr>
      <w:r w:rsidRPr="00052D2A">
        <w:rPr>
          <w:sz w:val="28"/>
        </w:rPr>
        <w:t>SUPERVISED BY</w:t>
      </w:r>
      <w:r w:rsidRPr="00052D2A">
        <w:rPr>
          <w:sz w:val="28"/>
        </w:rPr>
        <w:tab/>
      </w:r>
      <w:r w:rsidRPr="00052D2A">
        <w:rPr>
          <w:sz w:val="28"/>
        </w:rPr>
        <w:tab/>
      </w:r>
      <w:r w:rsidRPr="00052D2A">
        <w:rPr>
          <w:sz w:val="28"/>
        </w:rPr>
        <w:tab/>
        <w:t>MISS SADIA EJAZ</w:t>
      </w:r>
    </w:p>
    <w:p w:rsidR="00501F29" w:rsidRPr="00052D2A" w:rsidRDefault="000D2D7B">
      <w:pPr>
        <w:spacing w:line="360" w:lineRule="auto"/>
        <w:rPr>
          <w:sz w:val="28"/>
        </w:rPr>
      </w:pPr>
      <w:r w:rsidRPr="00052D2A">
        <w:rPr>
          <w:sz w:val="28"/>
        </w:rPr>
        <w:tab/>
      </w:r>
      <w:r w:rsidRPr="00052D2A">
        <w:rPr>
          <w:sz w:val="28"/>
        </w:rPr>
        <w:tab/>
      </w:r>
      <w:r w:rsidRPr="00052D2A">
        <w:rPr>
          <w:sz w:val="28"/>
        </w:rPr>
        <w:tab/>
      </w:r>
      <w:r w:rsidRPr="00052D2A">
        <w:rPr>
          <w:sz w:val="28"/>
        </w:rPr>
        <w:tab/>
      </w:r>
      <w:r w:rsidRPr="00052D2A">
        <w:rPr>
          <w:sz w:val="28"/>
        </w:rPr>
        <w:tab/>
      </w:r>
    </w:p>
    <w:p w:rsidR="00501F29" w:rsidRPr="00052D2A" w:rsidRDefault="000D2D7B">
      <w:pPr>
        <w:spacing w:line="360" w:lineRule="auto"/>
        <w:rPr>
          <w:sz w:val="28"/>
        </w:rPr>
      </w:pPr>
      <w:r w:rsidRPr="00052D2A">
        <w:rPr>
          <w:caps/>
          <w:sz w:val="28"/>
        </w:rPr>
        <w:t>Started On</w:t>
      </w:r>
      <w:r w:rsidRPr="00052D2A">
        <w:rPr>
          <w:sz w:val="28"/>
        </w:rPr>
        <w:tab/>
      </w:r>
      <w:r w:rsidRPr="00052D2A">
        <w:rPr>
          <w:sz w:val="28"/>
        </w:rPr>
        <w:tab/>
      </w:r>
      <w:r w:rsidRPr="00052D2A">
        <w:rPr>
          <w:sz w:val="28"/>
        </w:rPr>
        <w:tab/>
      </w:r>
    </w:p>
    <w:p w:rsidR="00501F29" w:rsidRPr="00052D2A" w:rsidRDefault="00501F29">
      <w:pPr>
        <w:spacing w:line="360" w:lineRule="auto"/>
        <w:rPr>
          <w:sz w:val="28"/>
        </w:rPr>
      </w:pPr>
    </w:p>
    <w:p w:rsidR="00501F29" w:rsidRPr="00052D2A" w:rsidRDefault="000D2D7B">
      <w:pPr>
        <w:spacing w:line="360" w:lineRule="auto"/>
        <w:rPr>
          <w:sz w:val="28"/>
        </w:rPr>
      </w:pPr>
      <w:r w:rsidRPr="00052D2A">
        <w:rPr>
          <w:caps/>
          <w:sz w:val="28"/>
        </w:rPr>
        <w:t>Completed On</w:t>
      </w:r>
      <w:r w:rsidRPr="00052D2A">
        <w:rPr>
          <w:sz w:val="28"/>
        </w:rPr>
        <w:tab/>
      </w:r>
      <w:r w:rsidRPr="00052D2A">
        <w:rPr>
          <w:sz w:val="28"/>
        </w:rPr>
        <w:tab/>
      </w:r>
      <w:r w:rsidRPr="00052D2A">
        <w:rPr>
          <w:sz w:val="28"/>
        </w:rPr>
        <w:tab/>
      </w:r>
    </w:p>
    <w:p w:rsidR="00501F29" w:rsidRPr="00052D2A" w:rsidRDefault="00501F29">
      <w:pPr>
        <w:spacing w:line="360" w:lineRule="auto"/>
        <w:rPr>
          <w:sz w:val="28"/>
        </w:rPr>
      </w:pPr>
    </w:p>
    <w:p w:rsidR="00501F29" w:rsidRPr="00052D2A" w:rsidRDefault="000D2D7B">
      <w:pPr>
        <w:spacing w:line="360" w:lineRule="auto"/>
        <w:rPr>
          <w:sz w:val="28"/>
        </w:rPr>
      </w:pPr>
      <w:r w:rsidRPr="00052D2A">
        <w:rPr>
          <w:sz w:val="28"/>
        </w:rPr>
        <w:t>COMPUTER USED</w:t>
      </w:r>
      <w:r w:rsidRPr="00052D2A">
        <w:rPr>
          <w:sz w:val="28"/>
        </w:rPr>
        <w:tab/>
      </w:r>
      <w:r w:rsidRPr="00052D2A">
        <w:rPr>
          <w:sz w:val="28"/>
        </w:rPr>
        <w:tab/>
        <w:t>HP i3 7</w:t>
      </w:r>
      <w:r w:rsidRPr="00052D2A">
        <w:rPr>
          <w:sz w:val="28"/>
          <w:vertAlign w:val="superscript"/>
        </w:rPr>
        <w:t>TH</w:t>
      </w:r>
      <w:r w:rsidRPr="00052D2A">
        <w:rPr>
          <w:sz w:val="28"/>
        </w:rPr>
        <w:t xml:space="preserve"> GENRATION</w:t>
      </w:r>
    </w:p>
    <w:p w:rsidR="00501F29" w:rsidRPr="00052D2A" w:rsidRDefault="00501F29">
      <w:pPr>
        <w:spacing w:line="360" w:lineRule="auto"/>
        <w:rPr>
          <w:sz w:val="28"/>
        </w:rPr>
      </w:pPr>
    </w:p>
    <w:p w:rsidR="00501F29" w:rsidRPr="00052D2A" w:rsidRDefault="000D2D7B">
      <w:pPr>
        <w:spacing w:line="360" w:lineRule="auto"/>
        <w:rPr>
          <w:sz w:val="28"/>
        </w:rPr>
      </w:pPr>
      <w:r w:rsidRPr="00052D2A">
        <w:rPr>
          <w:sz w:val="28"/>
        </w:rPr>
        <w:t>SOURCE LANGUAGE</w:t>
      </w:r>
      <w:r w:rsidRPr="00052D2A">
        <w:rPr>
          <w:sz w:val="28"/>
        </w:rPr>
        <w:tab/>
      </w:r>
      <w:r w:rsidRPr="00052D2A">
        <w:rPr>
          <w:sz w:val="28"/>
        </w:rPr>
        <w:tab/>
      </w:r>
      <w:r w:rsidRPr="00052D2A">
        <w:rPr>
          <w:iCs/>
          <w:sz w:val="28"/>
          <w:szCs w:val="28"/>
        </w:rPr>
        <w:t>PYTHON</w:t>
      </w:r>
    </w:p>
    <w:p w:rsidR="00501F29" w:rsidRPr="00052D2A" w:rsidRDefault="00501F29">
      <w:pPr>
        <w:spacing w:line="360" w:lineRule="auto"/>
        <w:rPr>
          <w:sz w:val="28"/>
        </w:rPr>
      </w:pPr>
    </w:p>
    <w:p w:rsidR="00501F29" w:rsidRPr="00052D2A" w:rsidRDefault="000D2D7B">
      <w:pPr>
        <w:spacing w:line="360" w:lineRule="auto"/>
        <w:rPr>
          <w:sz w:val="28"/>
        </w:rPr>
      </w:pPr>
      <w:r w:rsidRPr="00052D2A">
        <w:rPr>
          <w:sz w:val="28"/>
        </w:rPr>
        <w:t>OPERATING SYSTEM</w:t>
      </w:r>
      <w:r w:rsidRPr="00052D2A">
        <w:rPr>
          <w:sz w:val="28"/>
        </w:rPr>
        <w:tab/>
      </w:r>
      <w:r w:rsidRPr="00052D2A">
        <w:rPr>
          <w:sz w:val="28"/>
        </w:rPr>
        <w:tab/>
        <w:t>WINDOW</w:t>
      </w:r>
    </w:p>
    <w:p w:rsidR="00501F29" w:rsidRPr="00052D2A" w:rsidRDefault="00501F29">
      <w:pPr>
        <w:spacing w:line="360" w:lineRule="auto"/>
        <w:rPr>
          <w:sz w:val="28"/>
        </w:rPr>
      </w:pPr>
    </w:p>
    <w:p w:rsidR="00501F29" w:rsidRPr="00052D2A" w:rsidRDefault="000D2D7B">
      <w:pPr>
        <w:spacing w:line="360" w:lineRule="auto"/>
        <w:rPr>
          <w:iCs/>
          <w:sz w:val="28"/>
          <w:szCs w:val="28"/>
        </w:rPr>
      </w:pPr>
      <w:r w:rsidRPr="00052D2A">
        <w:rPr>
          <w:sz w:val="28"/>
        </w:rPr>
        <w:t>TOOLS USED</w:t>
      </w:r>
      <w:r w:rsidRPr="00052D2A">
        <w:rPr>
          <w:sz w:val="28"/>
        </w:rPr>
        <w:tab/>
      </w:r>
      <w:r w:rsidRPr="00052D2A">
        <w:rPr>
          <w:sz w:val="28"/>
        </w:rPr>
        <w:tab/>
      </w:r>
      <w:r w:rsidRPr="00052D2A">
        <w:rPr>
          <w:sz w:val="28"/>
        </w:rPr>
        <w:tab/>
      </w:r>
      <w:r w:rsidRPr="00052D2A">
        <w:rPr>
          <w:iCs/>
          <w:sz w:val="28"/>
          <w:szCs w:val="28"/>
        </w:rPr>
        <w:t xml:space="preserve">PYCHARM, MS WORD, MS POWER  </w:t>
      </w:r>
    </w:p>
    <w:p w:rsidR="00501F29" w:rsidRPr="00052D2A" w:rsidRDefault="000D2D7B">
      <w:pPr>
        <w:spacing w:line="360" w:lineRule="auto"/>
        <w:rPr>
          <w:sz w:val="28"/>
          <w:szCs w:val="28"/>
        </w:rPr>
      </w:pPr>
      <w:r w:rsidRPr="00052D2A">
        <w:rPr>
          <w:iCs/>
          <w:sz w:val="28"/>
          <w:szCs w:val="28"/>
        </w:rPr>
        <w:t xml:space="preserve">                                                    POINT,</w:t>
      </w:r>
      <w:r w:rsidR="00FE4D26">
        <w:rPr>
          <w:iCs/>
          <w:sz w:val="28"/>
          <w:szCs w:val="28"/>
        </w:rPr>
        <w:t xml:space="preserve"> </w:t>
      </w:r>
      <w:r w:rsidRPr="00052D2A">
        <w:rPr>
          <w:iCs/>
          <w:sz w:val="28"/>
          <w:szCs w:val="28"/>
        </w:rPr>
        <w:t>ANACONDA,</w:t>
      </w:r>
      <w:r w:rsidR="00FE4D26">
        <w:rPr>
          <w:iCs/>
          <w:sz w:val="28"/>
          <w:szCs w:val="28"/>
        </w:rPr>
        <w:t xml:space="preserve"> </w:t>
      </w:r>
      <w:r w:rsidRPr="00052D2A">
        <w:rPr>
          <w:iCs/>
          <w:sz w:val="28"/>
          <w:szCs w:val="28"/>
        </w:rPr>
        <w:t>QT DESIGNER</w:t>
      </w:r>
    </w:p>
    <w:p w:rsidR="00501F29" w:rsidRPr="00052D2A" w:rsidRDefault="000D2D7B">
      <w:pPr>
        <w:pStyle w:val="Heading7"/>
        <w:tabs>
          <w:tab w:val="left" w:pos="6622"/>
        </w:tabs>
        <w:spacing w:before="101"/>
        <w:ind w:left="140" w:firstLine="0"/>
        <w:sectPr w:rsidR="00501F29" w:rsidRPr="00052D2A">
          <w:footerReference w:type="default" r:id="rId10"/>
          <w:pgSz w:w="11910" w:h="16840"/>
          <w:pgMar w:top="1580" w:right="1300" w:bottom="1060" w:left="1560" w:header="0" w:footer="875" w:gutter="0"/>
          <w:cols w:space="720"/>
        </w:sectPr>
      </w:pPr>
      <w:r w:rsidRPr="00052D2A">
        <w:tab/>
      </w:r>
    </w:p>
    <w:p w:rsidR="00501F29" w:rsidRPr="00052D2A" w:rsidRDefault="00501F29">
      <w:pPr>
        <w:pStyle w:val="BodyText"/>
        <w:rPr>
          <w:b/>
          <w:sz w:val="20"/>
        </w:rPr>
      </w:pPr>
    </w:p>
    <w:p w:rsidR="00501F29" w:rsidRPr="00052D2A" w:rsidRDefault="00501F29">
      <w:pPr>
        <w:pStyle w:val="BodyText"/>
        <w:spacing w:before="8"/>
        <w:rPr>
          <w:b/>
          <w:sz w:val="29"/>
        </w:rPr>
      </w:pPr>
    </w:p>
    <w:p w:rsidR="00501F29" w:rsidRPr="00052D2A" w:rsidRDefault="000D2D7B">
      <w:pPr>
        <w:spacing w:before="91"/>
        <w:ind w:left="226" w:right="477"/>
        <w:jc w:val="center"/>
        <w:rPr>
          <w:b/>
          <w:sz w:val="32"/>
        </w:rPr>
      </w:pPr>
      <w:r w:rsidRPr="00052D2A">
        <w:rPr>
          <w:b/>
          <w:sz w:val="32"/>
        </w:rPr>
        <w:t>Abstract</w:t>
      </w:r>
    </w:p>
    <w:p w:rsidR="00501F29" w:rsidRPr="00052D2A" w:rsidRDefault="00501F29">
      <w:pPr>
        <w:pStyle w:val="BodyText"/>
        <w:rPr>
          <w:b/>
          <w:sz w:val="36"/>
        </w:rPr>
      </w:pPr>
    </w:p>
    <w:p w:rsidR="00501F29" w:rsidRPr="00052D2A" w:rsidRDefault="00501F29">
      <w:pPr>
        <w:pStyle w:val="BodyText"/>
        <w:spacing w:before="9"/>
        <w:rPr>
          <w:b/>
          <w:sz w:val="53"/>
        </w:rPr>
      </w:pPr>
    </w:p>
    <w:p w:rsidR="00501F29" w:rsidRPr="00052D2A" w:rsidRDefault="000D2D7B" w:rsidP="00052D2A">
      <w:pPr>
        <w:spacing w:line="480" w:lineRule="auto"/>
        <w:jc w:val="both"/>
        <w:rPr>
          <w:sz w:val="24"/>
          <w:szCs w:val="24"/>
        </w:rPr>
      </w:pPr>
      <w:r w:rsidRPr="00052D2A">
        <w:rPr>
          <w:sz w:val="24"/>
          <w:szCs w:val="24"/>
        </w:rPr>
        <w:t>The brain is the most important organ in the human body, responsible for controlling and regulating all critical life functions for the body and a tumor is a mass of tissue formed by the accumulation</w:t>
      </w:r>
      <w:r w:rsidR="00FE4D26">
        <w:rPr>
          <w:sz w:val="24"/>
          <w:szCs w:val="24"/>
        </w:rPr>
        <w:t xml:space="preserve"> </w:t>
      </w:r>
      <w:r w:rsidRPr="00052D2A">
        <w:rPr>
          <w:sz w:val="24"/>
          <w:szCs w:val="24"/>
        </w:rPr>
        <w:t>of</w:t>
      </w:r>
      <w:r w:rsidR="00FE4D26">
        <w:rPr>
          <w:sz w:val="24"/>
          <w:szCs w:val="24"/>
        </w:rPr>
        <w:t xml:space="preserve"> </w:t>
      </w:r>
      <w:r w:rsidRPr="00052D2A">
        <w:rPr>
          <w:sz w:val="24"/>
          <w:szCs w:val="24"/>
        </w:rPr>
        <w:t>abnormal</w:t>
      </w:r>
      <w:r w:rsidR="00FE4D26">
        <w:rPr>
          <w:sz w:val="24"/>
          <w:szCs w:val="24"/>
        </w:rPr>
        <w:t xml:space="preserve"> </w:t>
      </w:r>
      <w:r w:rsidRPr="00052D2A">
        <w:rPr>
          <w:sz w:val="24"/>
          <w:szCs w:val="24"/>
        </w:rPr>
        <w:t>cells,</w:t>
      </w:r>
      <w:r w:rsidR="00FE4D26">
        <w:rPr>
          <w:sz w:val="24"/>
          <w:szCs w:val="24"/>
        </w:rPr>
        <w:t xml:space="preserve"> </w:t>
      </w:r>
      <w:r w:rsidRPr="00052D2A">
        <w:rPr>
          <w:sz w:val="24"/>
          <w:szCs w:val="24"/>
        </w:rPr>
        <w:t>which</w:t>
      </w:r>
      <w:r w:rsidR="00FE4D26">
        <w:rPr>
          <w:sz w:val="24"/>
          <w:szCs w:val="24"/>
        </w:rPr>
        <w:t xml:space="preserve"> </w:t>
      </w:r>
      <w:r w:rsidRPr="00052D2A">
        <w:rPr>
          <w:sz w:val="24"/>
          <w:szCs w:val="24"/>
        </w:rPr>
        <w:t>keep</w:t>
      </w:r>
      <w:r w:rsidR="00FE4D26">
        <w:rPr>
          <w:sz w:val="24"/>
          <w:szCs w:val="24"/>
        </w:rPr>
        <w:t xml:space="preserve"> </w:t>
      </w:r>
      <w:r w:rsidRPr="00052D2A">
        <w:rPr>
          <w:sz w:val="24"/>
          <w:szCs w:val="24"/>
        </w:rPr>
        <w:t>on</w:t>
      </w:r>
      <w:r w:rsidR="00FE4D26">
        <w:rPr>
          <w:sz w:val="24"/>
          <w:szCs w:val="24"/>
        </w:rPr>
        <w:t xml:space="preserve"> </w:t>
      </w:r>
      <w:r w:rsidRPr="00052D2A">
        <w:rPr>
          <w:sz w:val="24"/>
          <w:szCs w:val="24"/>
        </w:rPr>
        <w:t>growing.</w:t>
      </w:r>
      <w:r w:rsidR="00FE4D26">
        <w:rPr>
          <w:sz w:val="24"/>
          <w:szCs w:val="24"/>
        </w:rPr>
        <w:t xml:space="preserve"> </w:t>
      </w:r>
      <w:r w:rsidRPr="00052D2A">
        <w:rPr>
          <w:sz w:val="24"/>
          <w:szCs w:val="24"/>
        </w:rPr>
        <w:t>A</w:t>
      </w:r>
      <w:r w:rsidR="00FE4D26">
        <w:rPr>
          <w:sz w:val="24"/>
          <w:szCs w:val="24"/>
        </w:rPr>
        <w:t xml:space="preserve"> </w:t>
      </w:r>
      <w:r w:rsidRPr="00052D2A">
        <w:rPr>
          <w:sz w:val="24"/>
          <w:szCs w:val="24"/>
        </w:rPr>
        <w:t>brain</w:t>
      </w:r>
      <w:r w:rsidR="00FE4D26">
        <w:rPr>
          <w:sz w:val="24"/>
          <w:szCs w:val="24"/>
        </w:rPr>
        <w:t xml:space="preserve"> </w:t>
      </w:r>
      <w:r w:rsidRPr="00052D2A">
        <w:rPr>
          <w:sz w:val="24"/>
          <w:szCs w:val="24"/>
        </w:rPr>
        <w:t>tumor</w:t>
      </w:r>
      <w:r w:rsidR="00FE4D26">
        <w:rPr>
          <w:sz w:val="24"/>
          <w:szCs w:val="24"/>
        </w:rPr>
        <w:t xml:space="preserve"> </w:t>
      </w:r>
      <w:r w:rsidRPr="00052D2A">
        <w:rPr>
          <w:sz w:val="24"/>
          <w:szCs w:val="24"/>
        </w:rPr>
        <w:t>is</w:t>
      </w:r>
      <w:r w:rsidR="00FE4D26">
        <w:rPr>
          <w:sz w:val="24"/>
          <w:szCs w:val="24"/>
        </w:rPr>
        <w:t xml:space="preserve"> </w:t>
      </w:r>
      <w:r w:rsidRPr="00052D2A">
        <w:rPr>
          <w:sz w:val="24"/>
          <w:szCs w:val="24"/>
        </w:rPr>
        <w:t>a</w:t>
      </w:r>
      <w:r w:rsidR="00FE4D26">
        <w:rPr>
          <w:sz w:val="24"/>
          <w:szCs w:val="24"/>
        </w:rPr>
        <w:t xml:space="preserve"> </w:t>
      </w:r>
      <w:r w:rsidRPr="00052D2A">
        <w:rPr>
          <w:sz w:val="24"/>
          <w:szCs w:val="24"/>
        </w:rPr>
        <w:t>tumor</w:t>
      </w:r>
      <w:r w:rsidR="00FE4D26">
        <w:rPr>
          <w:sz w:val="24"/>
          <w:szCs w:val="24"/>
        </w:rPr>
        <w:t xml:space="preserve"> </w:t>
      </w:r>
      <w:r w:rsidRPr="00052D2A">
        <w:rPr>
          <w:sz w:val="24"/>
          <w:szCs w:val="24"/>
        </w:rPr>
        <w:t>which</w:t>
      </w:r>
      <w:r w:rsidR="00FE4D26">
        <w:rPr>
          <w:sz w:val="24"/>
          <w:szCs w:val="24"/>
        </w:rPr>
        <w:t xml:space="preserve"> </w:t>
      </w:r>
      <w:r w:rsidRPr="00052D2A">
        <w:rPr>
          <w:sz w:val="24"/>
          <w:szCs w:val="24"/>
        </w:rPr>
        <w:t>is</w:t>
      </w:r>
      <w:r w:rsidR="00FE4D26">
        <w:rPr>
          <w:sz w:val="24"/>
          <w:szCs w:val="24"/>
        </w:rPr>
        <w:t xml:space="preserve"> </w:t>
      </w:r>
      <w:r w:rsidRPr="00052D2A">
        <w:rPr>
          <w:sz w:val="24"/>
          <w:szCs w:val="24"/>
        </w:rPr>
        <w:t>either form</w:t>
      </w:r>
      <w:r w:rsidR="00FE4D26">
        <w:rPr>
          <w:sz w:val="24"/>
          <w:szCs w:val="24"/>
        </w:rPr>
        <w:t>ed in the brain or has migrated</w:t>
      </w:r>
      <w:r w:rsidRPr="00052D2A">
        <w:rPr>
          <w:sz w:val="24"/>
          <w:szCs w:val="24"/>
        </w:rPr>
        <w:t>. No primary cause has been identified for the formation of tumors in the brain till date. Though tumors in the brain are not very common (Worldwide brain tumorsmakeuponly1.8%oftotalreportedtumors),</w:t>
      </w:r>
      <w:r w:rsidR="00FE4D26">
        <w:rPr>
          <w:sz w:val="24"/>
          <w:szCs w:val="24"/>
        </w:rPr>
        <w:t xml:space="preserve"> </w:t>
      </w:r>
      <w:r w:rsidRPr="00052D2A">
        <w:rPr>
          <w:sz w:val="24"/>
          <w:szCs w:val="24"/>
        </w:rPr>
        <w:t>the</w:t>
      </w:r>
      <w:r w:rsidR="00FE4D26">
        <w:rPr>
          <w:sz w:val="24"/>
          <w:szCs w:val="24"/>
        </w:rPr>
        <w:t xml:space="preserve"> </w:t>
      </w:r>
      <w:r w:rsidRPr="00052D2A">
        <w:rPr>
          <w:sz w:val="24"/>
          <w:szCs w:val="24"/>
        </w:rPr>
        <w:t>mortality</w:t>
      </w:r>
      <w:r w:rsidR="00FE4D26">
        <w:rPr>
          <w:sz w:val="24"/>
          <w:szCs w:val="24"/>
        </w:rPr>
        <w:t xml:space="preserve"> </w:t>
      </w:r>
      <w:r w:rsidRPr="00052D2A">
        <w:rPr>
          <w:sz w:val="24"/>
          <w:szCs w:val="24"/>
        </w:rPr>
        <w:t>rate</w:t>
      </w:r>
      <w:r w:rsidR="00FE4D26">
        <w:rPr>
          <w:sz w:val="24"/>
          <w:szCs w:val="24"/>
        </w:rPr>
        <w:t xml:space="preserve"> </w:t>
      </w:r>
      <w:r w:rsidRPr="00052D2A">
        <w:rPr>
          <w:sz w:val="24"/>
          <w:szCs w:val="24"/>
        </w:rPr>
        <w:t>of</w:t>
      </w:r>
      <w:r w:rsidR="00FE4D26">
        <w:rPr>
          <w:sz w:val="24"/>
          <w:szCs w:val="24"/>
        </w:rPr>
        <w:t xml:space="preserve"> </w:t>
      </w:r>
      <w:r w:rsidRPr="00052D2A">
        <w:rPr>
          <w:sz w:val="24"/>
          <w:szCs w:val="24"/>
        </w:rPr>
        <w:t>malignant</w:t>
      </w:r>
      <w:r w:rsidR="00FE4D26">
        <w:rPr>
          <w:sz w:val="24"/>
          <w:szCs w:val="24"/>
        </w:rPr>
        <w:t xml:space="preserve"> </w:t>
      </w:r>
      <w:r w:rsidRPr="00052D2A">
        <w:rPr>
          <w:sz w:val="24"/>
          <w:szCs w:val="24"/>
        </w:rPr>
        <w:t>brain</w:t>
      </w:r>
      <w:r w:rsidR="00FE4D26">
        <w:rPr>
          <w:sz w:val="24"/>
          <w:szCs w:val="24"/>
        </w:rPr>
        <w:t xml:space="preserve"> </w:t>
      </w:r>
      <w:r w:rsidRPr="00052D2A">
        <w:rPr>
          <w:sz w:val="24"/>
          <w:szCs w:val="24"/>
        </w:rPr>
        <w:t>tumors is very high due to the fact that the tumor formation is in the most critical organ of the body. The doctor interprets the MRI images of patients and by going through manual procedure, they detect and classify the type of brain tumor. Hence, it is of utmost importance to accurately detect brain tumors at early stages to lower the mortality rate.</w:t>
      </w:r>
    </w:p>
    <w:p w:rsidR="00501F29" w:rsidRPr="00052D2A" w:rsidRDefault="000D2D7B">
      <w:pPr>
        <w:spacing w:line="480" w:lineRule="auto"/>
        <w:jc w:val="both"/>
        <w:rPr>
          <w:sz w:val="24"/>
          <w:szCs w:val="24"/>
        </w:rPr>
      </w:pPr>
      <w:r w:rsidRPr="00052D2A">
        <w:rPr>
          <w:sz w:val="24"/>
          <w:szCs w:val="24"/>
        </w:rPr>
        <w:t xml:space="preserve"> In our project, we discussed the automatic classification of brain tumors</w:t>
      </w:r>
      <w:r w:rsidR="00FE4D26">
        <w:rPr>
          <w:sz w:val="24"/>
          <w:szCs w:val="24"/>
        </w:rPr>
        <w:t xml:space="preserve"> </w:t>
      </w:r>
      <w:r w:rsidRPr="00052D2A">
        <w:rPr>
          <w:sz w:val="24"/>
          <w:szCs w:val="24"/>
        </w:rPr>
        <w:t>by</w:t>
      </w:r>
      <w:r w:rsidR="00FE4D26">
        <w:rPr>
          <w:sz w:val="24"/>
          <w:szCs w:val="24"/>
        </w:rPr>
        <w:t xml:space="preserve"> </w:t>
      </w:r>
      <w:r w:rsidRPr="00052D2A">
        <w:rPr>
          <w:sz w:val="24"/>
          <w:szCs w:val="24"/>
        </w:rPr>
        <w:t>using</w:t>
      </w:r>
      <w:r w:rsidR="00FE4D26">
        <w:rPr>
          <w:sz w:val="24"/>
          <w:szCs w:val="24"/>
        </w:rPr>
        <w:t xml:space="preserve"> </w:t>
      </w:r>
      <w:r w:rsidRPr="00052D2A">
        <w:rPr>
          <w:sz w:val="24"/>
          <w:szCs w:val="24"/>
        </w:rPr>
        <w:t>deep</w:t>
      </w:r>
      <w:r w:rsidR="00FE4D26">
        <w:rPr>
          <w:sz w:val="24"/>
          <w:szCs w:val="24"/>
        </w:rPr>
        <w:t xml:space="preserve"> </w:t>
      </w:r>
      <w:r w:rsidRPr="00052D2A">
        <w:rPr>
          <w:sz w:val="24"/>
          <w:szCs w:val="24"/>
        </w:rPr>
        <w:t>learning.</w:t>
      </w:r>
      <w:r w:rsidR="00FE4D26">
        <w:rPr>
          <w:sz w:val="24"/>
          <w:szCs w:val="24"/>
        </w:rPr>
        <w:t xml:space="preserve"> </w:t>
      </w:r>
      <w:r w:rsidRPr="00052D2A">
        <w:rPr>
          <w:sz w:val="24"/>
          <w:szCs w:val="24"/>
        </w:rPr>
        <w:t>We</w:t>
      </w:r>
      <w:r w:rsidR="00FE4D26">
        <w:rPr>
          <w:sz w:val="24"/>
          <w:szCs w:val="24"/>
        </w:rPr>
        <w:t xml:space="preserve"> </w:t>
      </w:r>
      <w:r w:rsidRPr="00052D2A">
        <w:rPr>
          <w:sz w:val="24"/>
          <w:szCs w:val="24"/>
        </w:rPr>
        <w:t>made</w:t>
      </w:r>
      <w:r w:rsidR="00FE4D26">
        <w:rPr>
          <w:sz w:val="24"/>
          <w:szCs w:val="24"/>
        </w:rPr>
        <w:t xml:space="preserve"> </w:t>
      </w:r>
      <w:r w:rsidRPr="00052D2A">
        <w:rPr>
          <w:sz w:val="24"/>
          <w:szCs w:val="24"/>
        </w:rPr>
        <w:t>images</w:t>
      </w:r>
      <w:r w:rsidR="00FE4D26">
        <w:rPr>
          <w:sz w:val="24"/>
          <w:szCs w:val="24"/>
        </w:rPr>
        <w:t xml:space="preserve"> </w:t>
      </w:r>
      <w:r w:rsidRPr="00052D2A">
        <w:rPr>
          <w:sz w:val="24"/>
          <w:szCs w:val="24"/>
        </w:rPr>
        <w:t>fine</w:t>
      </w:r>
      <w:r w:rsidR="00FE4D26">
        <w:rPr>
          <w:sz w:val="24"/>
          <w:szCs w:val="24"/>
        </w:rPr>
        <w:t xml:space="preserve"> </w:t>
      </w:r>
      <w:r w:rsidRPr="00052D2A">
        <w:rPr>
          <w:sz w:val="24"/>
          <w:szCs w:val="24"/>
        </w:rPr>
        <w:t>and</w:t>
      </w:r>
      <w:r w:rsidR="00FE4D26">
        <w:rPr>
          <w:sz w:val="24"/>
          <w:szCs w:val="24"/>
        </w:rPr>
        <w:t xml:space="preserve"> </w:t>
      </w:r>
      <w:r w:rsidRPr="00052D2A">
        <w:rPr>
          <w:sz w:val="24"/>
          <w:szCs w:val="24"/>
        </w:rPr>
        <w:t>free</w:t>
      </w:r>
      <w:r w:rsidR="00FE4D26">
        <w:rPr>
          <w:sz w:val="24"/>
          <w:szCs w:val="24"/>
        </w:rPr>
        <w:t xml:space="preserve"> </w:t>
      </w:r>
      <w:r w:rsidRPr="00052D2A">
        <w:rPr>
          <w:sz w:val="24"/>
          <w:szCs w:val="24"/>
        </w:rPr>
        <w:t>from</w:t>
      </w:r>
      <w:r w:rsidR="00FE4D26">
        <w:rPr>
          <w:sz w:val="24"/>
          <w:szCs w:val="24"/>
        </w:rPr>
        <w:t xml:space="preserve"> </w:t>
      </w:r>
      <w:r w:rsidRPr="00052D2A">
        <w:rPr>
          <w:sz w:val="24"/>
          <w:szCs w:val="24"/>
        </w:rPr>
        <w:t>noise</w:t>
      </w:r>
      <w:r w:rsidR="00FE4D26">
        <w:rPr>
          <w:sz w:val="24"/>
          <w:szCs w:val="24"/>
        </w:rPr>
        <w:t xml:space="preserve"> </w:t>
      </w:r>
      <w:r w:rsidRPr="00052D2A">
        <w:rPr>
          <w:sz w:val="24"/>
          <w:szCs w:val="24"/>
        </w:rPr>
        <w:t>by going through pre-processing techniques. In future work, remaining steps will be done. Four type of brain tumors and non-tumor images are included in the study and CE-MRI images are used. We are intended to develop a system that enhance and optimize the tumor diagnostic process.</w:t>
      </w:r>
      <w:r w:rsidR="00FE4D26">
        <w:rPr>
          <w:sz w:val="24"/>
          <w:szCs w:val="24"/>
        </w:rPr>
        <w:t xml:space="preserve"> </w:t>
      </w:r>
      <w:r w:rsidRPr="00052D2A">
        <w:rPr>
          <w:sz w:val="24"/>
          <w:szCs w:val="24"/>
        </w:rPr>
        <w:t>It will help radiologists for decision making and further surgical</w:t>
      </w:r>
      <w:r w:rsidR="00FE4D26">
        <w:rPr>
          <w:sz w:val="24"/>
          <w:szCs w:val="24"/>
        </w:rPr>
        <w:t xml:space="preserve"> </w:t>
      </w:r>
      <w:r w:rsidRPr="00052D2A">
        <w:rPr>
          <w:sz w:val="24"/>
          <w:szCs w:val="24"/>
        </w:rPr>
        <w:t>treatments.</w:t>
      </w:r>
    </w:p>
    <w:p w:rsidR="00501F29" w:rsidRPr="00052D2A" w:rsidRDefault="00501F29">
      <w:pPr>
        <w:spacing w:line="360" w:lineRule="auto"/>
        <w:jc w:val="both"/>
        <w:rPr>
          <w:sz w:val="28"/>
        </w:rPr>
        <w:sectPr w:rsidR="00501F29" w:rsidRPr="00052D2A">
          <w:pgSz w:w="11910" w:h="16840"/>
          <w:pgMar w:top="1580" w:right="1300" w:bottom="1060" w:left="1560" w:header="0" w:footer="875" w:gutter="0"/>
          <w:cols w:space="720"/>
        </w:sectPr>
      </w:pPr>
    </w:p>
    <w:p w:rsidR="00501F29" w:rsidRPr="00052D2A" w:rsidRDefault="000D2D7B">
      <w:pPr>
        <w:jc w:val="center"/>
        <w:rPr>
          <w:b/>
          <w:bCs/>
          <w:sz w:val="32"/>
          <w:szCs w:val="32"/>
        </w:rPr>
      </w:pPr>
      <w:r w:rsidRPr="00052D2A">
        <w:rPr>
          <w:b/>
          <w:bCs/>
          <w:sz w:val="32"/>
          <w:szCs w:val="32"/>
        </w:rPr>
        <w:lastRenderedPageBreak/>
        <w:t>Table of contents</w:t>
      </w:r>
    </w:p>
    <w:p w:rsidR="00501F29" w:rsidRPr="00052D2A" w:rsidRDefault="00501F29">
      <w:pPr>
        <w:jc w:val="center"/>
        <w:sectPr w:rsidR="00501F29" w:rsidRPr="00052D2A">
          <w:pgSz w:w="11910" w:h="16840"/>
          <w:pgMar w:top="1320" w:right="1300" w:bottom="1578" w:left="1560" w:header="0" w:footer="875" w:gutter="0"/>
          <w:cols w:space="720"/>
        </w:sectPr>
      </w:pPr>
    </w:p>
    <w:sdt>
      <w:sdtPr>
        <w:rPr>
          <w:rFonts w:ascii="Times New Roman" w:eastAsia="Times New Roman" w:hAnsi="Times New Roman" w:cs="Times New Roman"/>
          <w:color w:val="auto"/>
          <w:sz w:val="22"/>
          <w:szCs w:val="22"/>
        </w:rPr>
        <w:id w:val="-985553860"/>
        <w:docPartObj>
          <w:docPartGallery w:val="Table of Contents"/>
          <w:docPartUnique/>
        </w:docPartObj>
      </w:sdtPr>
      <w:sdtEndPr>
        <w:rPr>
          <w:b/>
          <w:bCs/>
        </w:rPr>
      </w:sdtEndPr>
      <w:sdtContent>
        <w:p w:rsidR="00501F29" w:rsidRPr="00052D2A" w:rsidRDefault="000D2D7B">
          <w:pPr>
            <w:pStyle w:val="TOCHeading1"/>
            <w:rPr>
              <w:rFonts w:ascii="Times New Roman" w:hAnsi="Times New Roman" w:cs="Times New Roman"/>
            </w:rPr>
          </w:pPr>
          <w:r w:rsidRPr="00052D2A">
            <w:rPr>
              <w:rFonts w:ascii="Times New Roman" w:hAnsi="Times New Roman" w:cs="Times New Roman"/>
            </w:rPr>
            <w:t>Contents</w:t>
          </w:r>
        </w:p>
        <w:p w:rsidR="000228ED" w:rsidRDefault="00115334" w:rsidP="000228ED">
          <w:pPr>
            <w:pStyle w:val="TOC3"/>
            <w:tabs>
              <w:tab w:val="right" w:leader="dot" w:pos="9040"/>
            </w:tabs>
            <w:rPr>
              <w:rFonts w:asciiTheme="minorHAnsi" w:eastAsiaTheme="minorEastAsia" w:hAnsiTheme="minorHAnsi" w:cstheme="minorBidi"/>
              <w:b w:val="0"/>
              <w:bCs w:val="0"/>
              <w:noProof/>
            </w:rPr>
          </w:pPr>
          <w:r w:rsidRPr="00052D2A">
            <w:fldChar w:fldCharType="begin"/>
          </w:r>
          <w:r w:rsidR="000D2D7B" w:rsidRPr="00052D2A">
            <w:instrText xml:space="preserve"> TOC \o "1-3" \h \z \u </w:instrText>
          </w:r>
          <w:r w:rsidRPr="00052D2A">
            <w:fldChar w:fldCharType="separate"/>
          </w:r>
        </w:p>
        <w:p w:rsidR="000228ED" w:rsidRDefault="000228ED">
          <w:pPr>
            <w:pStyle w:val="TOC1"/>
            <w:tabs>
              <w:tab w:val="right" w:leader="dot" w:pos="9040"/>
            </w:tabs>
            <w:rPr>
              <w:rFonts w:asciiTheme="minorHAnsi" w:eastAsiaTheme="minorEastAsia" w:hAnsiTheme="minorHAnsi" w:cstheme="minorBidi"/>
              <w:b w:val="0"/>
              <w:bCs w:val="0"/>
              <w:noProof/>
              <w:sz w:val="22"/>
              <w:szCs w:val="22"/>
            </w:rPr>
          </w:pPr>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54" w:history="1">
            <w:r w:rsidR="000228ED" w:rsidRPr="0044439B">
              <w:rPr>
                <w:rStyle w:val="Hyperlink"/>
                <w:noProof/>
              </w:rPr>
              <w:t>Chapter 1</w:t>
            </w:r>
            <w:r w:rsidR="000228ED">
              <w:rPr>
                <w:noProof/>
                <w:webHidden/>
              </w:rPr>
              <w:tab/>
            </w:r>
            <w:r w:rsidR="000228ED">
              <w:rPr>
                <w:noProof/>
                <w:webHidden/>
              </w:rPr>
              <w:fldChar w:fldCharType="begin"/>
            </w:r>
            <w:r w:rsidR="000228ED">
              <w:rPr>
                <w:noProof/>
                <w:webHidden/>
              </w:rPr>
              <w:instrText xml:space="preserve"> PAGEREF _Toc73242354 \h </w:instrText>
            </w:r>
            <w:r w:rsidR="000228ED">
              <w:rPr>
                <w:noProof/>
                <w:webHidden/>
              </w:rPr>
            </w:r>
            <w:r w:rsidR="000228ED">
              <w:rPr>
                <w:noProof/>
                <w:webHidden/>
              </w:rPr>
              <w:fldChar w:fldCharType="separate"/>
            </w:r>
            <w:r w:rsidR="000228ED">
              <w:rPr>
                <w:noProof/>
                <w:webHidden/>
              </w:rPr>
              <w:t>1</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55" w:history="1">
            <w:r w:rsidR="000228ED" w:rsidRPr="0044439B">
              <w:rPr>
                <w:rStyle w:val="Hyperlink"/>
                <w:noProof/>
              </w:rPr>
              <w:t>Introduction</w:t>
            </w:r>
            <w:r w:rsidR="000228ED">
              <w:rPr>
                <w:noProof/>
                <w:webHidden/>
              </w:rPr>
              <w:tab/>
            </w:r>
            <w:r w:rsidR="000228ED">
              <w:rPr>
                <w:noProof/>
                <w:webHidden/>
              </w:rPr>
              <w:fldChar w:fldCharType="begin"/>
            </w:r>
            <w:r w:rsidR="000228ED">
              <w:rPr>
                <w:noProof/>
                <w:webHidden/>
              </w:rPr>
              <w:instrText xml:space="preserve"> PAGEREF _Toc73242355 \h </w:instrText>
            </w:r>
            <w:r w:rsidR="000228ED">
              <w:rPr>
                <w:noProof/>
                <w:webHidden/>
              </w:rPr>
            </w:r>
            <w:r w:rsidR="000228ED">
              <w:rPr>
                <w:noProof/>
                <w:webHidden/>
              </w:rPr>
              <w:fldChar w:fldCharType="separate"/>
            </w:r>
            <w:r w:rsidR="000228ED">
              <w:rPr>
                <w:noProof/>
                <w:webHidden/>
              </w:rPr>
              <w:t>1</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56" w:history="1">
            <w:r w:rsidR="000228ED" w:rsidRPr="0044439B">
              <w:rPr>
                <w:rStyle w:val="Hyperlink"/>
                <w:noProof/>
              </w:rPr>
              <w:t>1. Introduction</w:t>
            </w:r>
            <w:r w:rsidR="000228ED">
              <w:rPr>
                <w:noProof/>
                <w:webHidden/>
              </w:rPr>
              <w:tab/>
            </w:r>
            <w:r w:rsidR="000228ED">
              <w:rPr>
                <w:noProof/>
                <w:webHidden/>
              </w:rPr>
              <w:fldChar w:fldCharType="begin"/>
            </w:r>
            <w:r w:rsidR="000228ED">
              <w:rPr>
                <w:noProof/>
                <w:webHidden/>
              </w:rPr>
              <w:instrText xml:space="preserve"> PAGEREF _Toc73242356 \h </w:instrText>
            </w:r>
            <w:r w:rsidR="000228ED">
              <w:rPr>
                <w:noProof/>
                <w:webHidden/>
              </w:rPr>
            </w:r>
            <w:r w:rsidR="000228ED">
              <w:rPr>
                <w:noProof/>
                <w:webHidden/>
              </w:rPr>
              <w:fldChar w:fldCharType="separate"/>
            </w:r>
            <w:r w:rsidR="000228ED">
              <w:rPr>
                <w:noProof/>
                <w:webHidden/>
              </w:rPr>
              <w:t>2</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57" w:history="1">
            <w:r w:rsidR="000228ED" w:rsidRPr="0044439B">
              <w:rPr>
                <w:rStyle w:val="Hyperlink"/>
                <w:noProof/>
              </w:rPr>
              <w:t>1.1 Brief</w:t>
            </w:r>
            <w:r w:rsidR="000228ED">
              <w:rPr>
                <w:noProof/>
                <w:webHidden/>
              </w:rPr>
              <w:tab/>
            </w:r>
            <w:r w:rsidR="000228ED">
              <w:rPr>
                <w:noProof/>
                <w:webHidden/>
              </w:rPr>
              <w:fldChar w:fldCharType="begin"/>
            </w:r>
            <w:r w:rsidR="000228ED">
              <w:rPr>
                <w:noProof/>
                <w:webHidden/>
              </w:rPr>
              <w:instrText xml:space="preserve"> PAGEREF _Toc73242357 \h </w:instrText>
            </w:r>
            <w:r w:rsidR="000228ED">
              <w:rPr>
                <w:noProof/>
                <w:webHidden/>
              </w:rPr>
            </w:r>
            <w:r w:rsidR="000228ED">
              <w:rPr>
                <w:noProof/>
                <w:webHidden/>
              </w:rPr>
              <w:fldChar w:fldCharType="separate"/>
            </w:r>
            <w:r w:rsidR="000228ED">
              <w:rPr>
                <w:noProof/>
                <w:webHidden/>
              </w:rPr>
              <w:t>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58" w:history="1">
            <w:r w:rsidR="000228ED" w:rsidRPr="0044439B">
              <w:rPr>
                <w:rStyle w:val="Hyperlink"/>
                <w:noProof/>
              </w:rPr>
              <w:t>1.2 Relevance to Course Modules</w:t>
            </w:r>
            <w:r w:rsidR="000228ED">
              <w:rPr>
                <w:noProof/>
                <w:webHidden/>
              </w:rPr>
              <w:tab/>
            </w:r>
            <w:r w:rsidR="000228ED">
              <w:rPr>
                <w:noProof/>
                <w:webHidden/>
              </w:rPr>
              <w:fldChar w:fldCharType="begin"/>
            </w:r>
            <w:r w:rsidR="000228ED">
              <w:rPr>
                <w:noProof/>
                <w:webHidden/>
              </w:rPr>
              <w:instrText xml:space="preserve"> PAGEREF _Toc73242358 \h </w:instrText>
            </w:r>
            <w:r w:rsidR="000228ED">
              <w:rPr>
                <w:noProof/>
                <w:webHidden/>
              </w:rPr>
            </w:r>
            <w:r w:rsidR="000228ED">
              <w:rPr>
                <w:noProof/>
                <w:webHidden/>
              </w:rPr>
              <w:fldChar w:fldCharType="separate"/>
            </w:r>
            <w:r w:rsidR="000228ED">
              <w:rPr>
                <w:noProof/>
                <w:webHidden/>
              </w:rPr>
              <w:t>5</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59" w:history="1">
            <w:r w:rsidR="000228ED" w:rsidRPr="0044439B">
              <w:rPr>
                <w:rStyle w:val="Hyperlink"/>
                <w:noProof/>
              </w:rPr>
              <w:t>1.3 Project Background</w:t>
            </w:r>
            <w:r w:rsidR="000228ED">
              <w:rPr>
                <w:noProof/>
                <w:webHidden/>
              </w:rPr>
              <w:tab/>
            </w:r>
            <w:r w:rsidR="000228ED">
              <w:rPr>
                <w:noProof/>
                <w:webHidden/>
              </w:rPr>
              <w:fldChar w:fldCharType="begin"/>
            </w:r>
            <w:r w:rsidR="000228ED">
              <w:rPr>
                <w:noProof/>
                <w:webHidden/>
              </w:rPr>
              <w:instrText xml:space="preserve"> PAGEREF _Toc73242359 \h </w:instrText>
            </w:r>
            <w:r w:rsidR="000228ED">
              <w:rPr>
                <w:noProof/>
                <w:webHidden/>
              </w:rPr>
            </w:r>
            <w:r w:rsidR="000228ED">
              <w:rPr>
                <w:noProof/>
                <w:webHidden/>
              </w:rPr>
              <w:fldChar w:fldCharType="separate"/>
            </w:r>
            <w:r w:rsidR="000228ED">
              <w:rPr>
                <w:noProof/>
                <w:webHidden/>
              </w:rPr>
              <w:t>6</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60" w:history="1">
            <w:r w:rsidR="000228ED" w:rsidRPr="0044439B">
              <w:rPr>
                <w:rStyle w:val="Hyperlink"/>
                <w:noProof/>
              </w:rPr>
              <w:t>1.4 Literature Review</w:t>
            </w:r>
            <w:r w:rsidR="000228ED">
              <w:rPr>
                <w:noProof/>
                <w:webHidden/>
              </w:rPr>
              <w:tab/>
            </w:r>
            <w:r w:rsidR="000228ED">
              <w:rPr>
                <w:noProof/>
                <w:webHidden/>
              </w:rPr>
              <w:fldChar w:fldCharType="begin"/>
            </w:r>
            <w:r w:rsidR="000228ED">
              <w:rPr>
                <w:noProof/>
                <w:webHidden/>
              </w:rPr>
              <w:instrText xml:space="preserve"> PAGEREF _Toc73242360 \h </w:instrText>
            </w:r>
            <w:r w:rsidR="000228ED">
              <w:rPr>
                <w:noProof/>
                <w:webHidden/>
              </w:rPr>
            </w:r>
            <w:r w:rsidR="000228ED">
              <w:rPr>
                <w:noProof/>
                <w:webHidden/>
              </w:rPr>
              <w:fldChar w:fldCharType="separate"/>
            </w:r>
            <w:r w:rsidR="000228ED">
              <w:rPr>
                <w:noProof/>
                <w:webHidden/>
              </w:rPr>
              <w:t>7</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61" w:history="1">
            <w:r w:rsidR="000228ED" w:rsidRPr="0044439B">
              <w:rPr>
                <w:rStyle w:val="Hyperlink"/>
                <w:noProof/>
              </w:rPr>
              <w:t>1.4.1 Machine Learning Based Approaches</w:t>
            </w:r>
            <w:r w:rsidR="000228ED">
              <w:rPr>
                <w:noProof/>
                <w:webHidden/>
              </w:rPr>
              <w:tab/>
            </w:r>
            <w:r w:rsidR="000228ED">
              <w:rPr>
                <w:noProof/>
                <w:webHidden/>
              </w:rPr>
              <w:fldChar w:fldCharType="begin"/>
            </w:r>
            <w:r w:rsidR="000228ED">
              <w:rPr>
                <w:noProof/>
                <w:webHidden/>
              </w:rPr>
              <w:instrText xml:space="preserve"> PAGEREF _Toc73242361 \h </w:instrText>
            </w:r>
            <w:r w:rsidR="000228ED">
              <w:rPr>
                <w:noProof/>
                <w:webHidden/>
              </w:rPr>
            </w:r>
            <w:r w:rsidR="000228ED">
              <w:rPr>
                <w:noProof/>
                <w:webHidden/>
              </w:rPr>
              <w:fldChar w:fldCharType="separate"/>
            </w:r>
            <w:r w:rsidR="000228ED">
              <w:rPr>
                <w:noProof/>
                <w:webHidden/>
              </w:rPr>
              <w:t>7</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62" w:history="1">
            <w:r w:rsidR="000228ED" w:rsidRPr="0044439B">
              <w:rPr>
                <w:rStyle w:val="Hyperlink"/>
                <w:noProof/>
              </w:rPr>
              <w:t>1.5 Analysis from Literature Review</w:t>
            </w:r>
            <w:r w:rsidR="000228ED">
              <w:rPr>
                <w:noProof/>
                <w:webHidden/>
              </w:rPr>
              <w:tab/>
            </w:r>
            <w:r w:rsidR="000228ED">
              <w:rPr>
                <w:noProof/>
                <w:webHidden/>
              </w:rPr>
              <w:fldChar w:fldCharType="begin"/>
            </w:r>
            <w:r w:rsidR="000228ED">
              <w:rPr>
                <w:noProof/>
                <w:webHidden/>
              </w:rPr>
              <w:instrText xml:space="preserve"> PAGEREF _Toc73242362 \h </w:instrText>
            </w:r>
            <w:r w:rsidR="000228ED">
              <w:rPr>
                <w:noProof/>
                <w:webHidden/>
              </w:rPr>
            </w:r>
            <w:r w:rsidR="000228ED">
              <w:rPr>
                <w:noProof/>
                <w:webHidden/>
              </w:rPr>
              <w:fldChar w:fldCharType="separate"/>
            </w:r>
            <w:r w:rsidR="000228ED">
              <w:rPr>
                <w:noProof/>
                <w:webHidden/>
              </w:rPr>
              <w:t>9</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63" w:history="1">
            <w:r w:rsidR="000228ED" w:rsidRPr="0044439B">
              <w:rPr>
                <w:rStyle w:val="Hyperlink"/>
                <w:noProof/>
              </w:rPr>
              <w:t>1.6 Methodology and Software Lifecycle for this project</w:t>
            </w:r>
            <w:r w:rsidR="000228ED">
              <w:rPr>
                <w:noProof/>
                <w:webHidden/>
              </w:rPr>
              <w:tab/>
            </w:r>
            <w:r w:rsidR="000228ED">
              <w:rPr>
                <w:noProof/>
                <w:webHidden/>
              </w:rPr>
              <w:fldChar w:fldCharType="begin"/>
            </w:r>
            <w:r w:rsidR="000228ED">
              <w:rPr>
                <w:noProof/>
                <w:webHidden/>
              </w:rPr>
              <w:instrText xml:space="preserve"> PAGEREF _Toc73242363 \h </w:instrText>
            </w:r>
            <w:r w:rsidR="000228ED">
              <w:rPr>
                <w:noProof/>
                <w:webHidden/>
              </w:rPr>
            </w:r>
            <w:r w:rsidR="000228ED">
              <w:rPr>
                <w:noProof/>
                <w:webHidden/>
              </w:rPr>
              <w:fldChar w:fldCharType="separate"/>
            </w:r>
            <w:r w:rsidR="000228ED">
              <w:rPr>
                <w:noProof/>
                <w:webHidden/>
              </w:rPr>
              <w:t>10</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64" w:history="1">
            <w:r w:rsidR="000228ED" w:rsidRPr="0044439B">
              <w:rPr>
                <w:rStyle w:val="Hyperlink"/>
                <w:noProof/>
              </w:rPr>
              <w:t>1.6.2 Rationale behind selected methodology</w:t>
            </w:r>
            <w:r w:rsidR="000228ED">
              <w:rPr>
                <w:noProof/>
                <w:webHidden/>
              </w:rPr>
              <w:tab/>
            </w:r>
            <w:r w:rsidR="000228ED">
              <w:rPr>
                <w:noProof/>
                <w:webHidden/>
              </w:rPr>
              <w:fldChar w:fldCharType="begin"/>
            </w:r>
            <w:r w:rsidR="000228ED">
              <w:rPr>
                <w:noProof/>
                <w:webHidden/>
              </w:rPr>
              <w:instrText xml:space="preserve"> PAGEREF _Toc73242364 \h </w:instrText>
            </w:r>
            <w:r w:rsidR="000228ED">
              <w:rPr>
                <w:noProof/>
                <w:webHidden/>
              </w:rPr>
            </w:r>
            <w:r w:rsidR="000228ED">
              <w:rPr>
                <w:noProof/>
                <w:webHidden/>
              </w:rPr>
              <w:fldChar w:fldCharType="separate"/>
            </w:r>
            <w:r w:rsidR="000228ED">
              <w:rPr>
                <w:noProof/>
                <w:webHidden/>
              </w:rPr>
              <w:t>11</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65" w:history="1">
            <w:r w:rsidR="000228ED" w:rsidRPr="0044439B">
              <w:rPr>
                <w:rStyle w:val="Hyperlink"/>
                <w:noProof/>
              </w:rPr>
              <w:t>Chapter 2</w:t>
            </w:r>
            <w:r w:rsidR="000228ED">
              <w:rPr>
                <w:noProof/>
                <w:webHidden/>
              </w:rPr>
              <w:tab/>
            </w:r>
            <w:r w:rsidR="000228ED">
              <w:rPr>
                <w:noProof/>
                <w:webHidden/>
              </w:rPr>
              <w:fldChar w:fldCharType="begin"/>
            </w:r>
            <w:r w:rsidR="000228ED">
              <w:rPr>
                <w:noProof/>
                <w:webHidden/>
              </w:rPr>
              <w:instrText xml:space="preserve"> PAGEREF _Toc73242365 \h </w:instrText>
            </w:r>
            <w:r w:rsidR="000228ED">
              <w:rPr>
                <w:noProof/>
                <w:webHidden/>
              </w:rPr>
            </w:r>
            <w:r w:rsidR="000228ED">
              <w:rPr>
                <w:noProof/>
                <w:webHidden/>
              </w:rPr>
              <w:fldChar w:fldCharType="separate"/>
            </w:r>
            <w:r w:rsidR="000228ED">
              <w:rPr>
                <w:noProof/>
                <w:webHidden/>
              </w:rPr>
              <w:t>12</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66" w:history="1">
            <w:r w:rsidR="000228ED" w:rsidRPr="0044439B">
              <w:rPr>
                <w:rStyle w:val="Hyperlink"/>
                <w:noProof/>
              </w:rPr>
              <w:t>Problem Definition</w:t>
            </w:r>
            <w:r w:rsidR="000228ED">
              <w:rPr>
                <w:noProof/>
                <w:webHidden/>
              </w:rPr>
              <w:tab/>
            </w:r>
            <w:r w:rsidR="000228ED">
              <w:rPr>
                <w:noProof/>
                <w:webHidden/>
              </w:rPr>
              <w:fldChar w:fldCharType="begin"/>
            </w:r>
            <w:r w:rsidR="000228ED">
              <w:rPr>
                <w:noProof/>
                <w:webHidden/>
              </w:rPr>
              <w:instrText xml:space="preserve"> PAGEREF _Toc73242366 \h </w:instrText>
            </w:r>
            <w:r w:rsidR="000228ED">
              <w:rPr>
                <w:noProof/>
                <w:webHidden/>
              </w:rPr>
            </w:r>
            <w:r w:rsidR="000228ED">
              <w:rPr>
                <w:noProof/>
                <w:webHidden/>
              </w:rPr>
              <w:fldChar w:fldCharType="separate"/>
            </w:r>
            <w:r w:rsidR="000228ED">
              <w:rPr>
                <w:noProof/>
                <w:webHidden/>
              </w:rPr>
              <w:t>12</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67" w:history="1">
            <w:r w:rsidR="000228ED" w:rsidRPr="0044439B">
              <w:rPr>
                <w:rStyle w:val="Hyperlink"/>
                <w:noProof/>
              </w:rPr>
              <w:t>2. Problem Definition</w:t>
            </w:r>
            <w:r w:rsidR="000228ED">
              <w:rPr>
                <w:noProof/>
                <w:webHidden/>
              </w:rPr>
              <w:tab/>
            </w:r>
            <w:r w:rsidR="000228ED">
              <w:rPr>
                <w:noProof/>
                <w:webHidden/>
              </w:rPr>
              <w:fldChar w:fldCharType="begin"/>
            </w:r>
            <w:r w:rsidR="000228ED">
              <w:rPr>
                <w:noProof/>
                <w:webHidden/>
              </w:rPr>
              <w:instrText xml:space="preserve"> PAGEREF _Toc73242367 \h </w:instrText>
            </w:r>
            <w:r w:rsidR="000228ED">
              <w:rPr>
                <w:noProof/>
                <w:webHidden/>
              </w:rPr>
            </w:r>
            <w:r w:rsidR="000228ED">
              <w:rPr>
                <w:noProof/>
                <w:webHidden/>
              </w:rPr>
              <w:fldChar w:fldCharType="separate"/>
            </w:r>
            <w:r w:rsidR="000228ED">
              <w:rPr>
                <w:noProof/>
                <w:webHidden/>
              </w:rPr>
              <w:t>13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68" w:history="1">
            <w:r w:rsidR="000228ED" w:rsidRPr="0044439B">
              <w:rPr>
                <w:rStyle w:val="Hyperlink"/>
                <w:noProof/>
              </w:rPr>
              <w:t>2.1 Problem statement</w:t>
            </w:r>
            <w:r w:rsidR="000228ED">
              <w:rPr>
                <w:noProof/>
                <w:webHidden/>
              </w:rPr>
              <w:tab/>
            </w:r>
            <w:r w:rsidR="000228ED">
              <w:rPr>
                <w:noProof/>
                <w:webHidden/>
              </w:rPr>
              <w:fldChar w:fldCharType="begin"/>
            </w:r>
            <w:r w:rsidR="000228ED">
              <w:rPr>
                <w:noProof/>
                <w:webHidden/>
              </w:rPr>
              <w:instrText xml:space="preserve"> PAGEREF _Toc73242368 \h </w:instrText>
            </w:r>
            <w:r w:rsidR="000228ED">
              <w:rPr>
                <w:noProof/>
                <w:webHidden/>
              </w:rPr>
            </w:r>
            <w:r w:rsidR="000228ED">
              <w:rPr>
                <w:noProof/>
                <w:webHidden/>
              </w:rPr>
              <w:fldChar w:fldCharType="separate"/>
            </w:r>
            <w:r w:rsidR="000228ED">
              <w:rPr>
                <w:noProof/>
                <w:webHidden/>
              </w:rPr>
              <w:t>13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69" w:history="1">
            <w:r w:rsidR="000228ED" w:rsidRPr="0044439B">
              <w:rPr>
                <w:rStyle w:val="Hyperlink"/>
                <w:noProof/>
              </w:rPr>
              <w:t>2.2 Deliverables and Development Requirements</w:t>
            </w:r>
            <w:r w:rsidR="000228ED">
              <w:rPr>
                <w:noProof/>
                <w:webHidden/>
              </w:rPr>
              <w:tab/>
            </w:r>
            <w:r w:rsidR="000228ED">
              <w:rPr>
                <w:noProof/>
                <w:webHidden/>
              </w:rPr>
              <w:fldChar w:fldCharType="begin"/>
            </w:r>
            <w:r w:rsidR="000228ED">
              <w:rPr>
                <w:noProof/>
                <w:webHidden/>
              </w:rPr>
              <w:instrText xml:space="preserve"> PAGEREF _Toc73242369 \h </w:instrText>
            </w:r>
            <w:r w:rsidR="000228ED">
              <w:rPr>
                <w:noProof/>
                <w:webHidden/>
              </w:rPr>
            </w:r>
            <w:r w:rsidR="000228ED">
              <w:rPr>
                <w:noProof/>
                <w:webHidden/>
              </w:rPr>
              <w:fldChar w:fldCharType="separate"/>
            </w:r>
            <w:r w:rsidR="000228ED">
              <w:rPr>
                <w:noProof/>
                <w:webHidden/>
              </w:rPr>
              <w:t>14</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70" w:history="1">
            <w:r w:rsidR="000228ED" w:rsidRPr="0044439B">
              <w:rPr>
                <w:rStyle w:val="Hyperlink"/>
                <w:noProof/>
              </w:rPr>
              <w:t>Chapter 3 Requirement Analysis</w:t>
            </w:r>
            <w:r w:rsidR="000228ED">
              <w:rPr>
                <w:noProof/>
                <w:webHidden/>
              </w:rPr>
              <w:tab/>
            </w:r>
            <w:r w:rsidR="000228ED">
              <w:rPr>
                <w:noProof/>
                <w:webHidden/>
              </w:rPr>
              <w:fldChar w:fldCharType="begin"/>
            </w:r>
            <w:r w:rsidR="000228ED">
              <w:rPr>
                <w:noProof/>
                <w:webHidden/>
              </w:rPr>
              <w:instrText xml:space="preserve"> PAGEREF _Toc73242370 \h </w:instrText>
            </w:r>
            <w:r w:rsidR="000228ED">
              <w:rPr>
                <w:noProof/>
                <w:webHidden/>
              </w:rPr>
            </w:r>
            <w:r w:rsidR="000228ED">
              <w:rPr>
                <w:noProof/>
                <w:webHidden/>
              </w:rPr>
              <w:fldChar w:fldCharType="separate"/>
            </w:r>
            <w:r w:rsidR="000228ED">
              <w:rPr>
                <w:noProof/>
                <w:webHidden/>
              </w:rPr>
              <w:t>15</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71" w:history="1">
            <w:r w:rsidR="000228ED" w:rsidRPr="0044439B">
              <w:rPr>
                <w:rStyle w:val="Hyperlink"/>
                <w:noProof/>
              </w:rPr>
              <w:t>3. Requirement Analysis</w:t>
            </w:r>
            <w:r w:rsidR="000228ED">
              <w:rPr>
                <w:noProof/>
                <w:webHidden/>
              </w:rPr>
              <w:tab/>
            </w:r>
            <w:r w:rsidR="000228ED">
              <w:rPr>
                <w:noProof/>
                <w:webHidden/>
              </w:rPr>
              <w:fldChar w:fldCharType="begin"/>
            </w:r>
            <w:r w:rsidR="000228ED">
              <w:rPr>
                <w:noProof/>
                <w:webHidden/>
              </w:rPr>
              <w:instrText xml:space="preserve"> PAGEREF _Toc73242371 \h </w:instrText>
            </w:r>
            <w:r w:rsidR="000228ED">
              <w:rPr>
                <w:noProof/>
                <w:webHidden/>
              </w:rPr>
            </w:r>
            <w:r w:rsidR="000228ED">
              <w:rPr>
                <w:noProof/>
                <w:webHidden/>
              </w:rPr>
              <w:fldChar w:fldCharType="separate"/>
            </w:r>
            <w:r w:rsidR="000228ED">
              <w:rPr>
                <w:noProof/>
                <w:webHidden/>
              </w:rPr>
              <w:t>16</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72" w:history="1">
            <w:r w:rsidR="000228ED" w:rsidRPr="0044439B">
              <w:rPr>
                <w:rStyle w:val="Hyperlink"/>
                <w:noProof/>
              </w:rPr>
              <w:t>3.1 Use Case Diagram</w:t>
            </w:r>
            <w:r w:rsidR="000228ED">
              <w:rPr>
                <w:noProof/>
                <w:webHidden/>
              </w:rPr>
              <w:tab/>
            </w:r>
            <w:r w:rsidR="000228ED">
              <w:rPr>
                <w:noProof/>
                <w:webHidden/>
              </w:rPr>
              <w:fldChar w:fldCharType="begin"/>
            </w:r>
            <w:r w:rsidR="000228ED">
              <w:rPr>
                <w:noProof/>
                <w:webHidden/>
              </w:rPr>
              <w:instrText xml:space="preserve"> PAGEREF _Toc73242372 \h </w:instrText>
            </w:r>
            <w:r w:rsidR="000228ED">
              <w:rPr>
                <w:noProof/>
                <w:webHidden/>
              </w:rPr>
            </w:r>
            <w:r w:rsidR="000228ED">
              <w:rPr>
                <w:noProof/>
                <w:webHidden/>
              </w:rPr>
              <w:fldChar w:fldCharType="separate"/>
            </w:r>
            <w:r w:rsidR="000228ED">
              <w:rPr>
                <w:noProof/>
                <w:webHidden/>
              </w:rPr>
              <w:t>16</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73" w:history="1">
            <w:r w:rsidR="000228ED" w:rsidRPr="0044439B">
              <w:rPr>
                <w:rStyle w:val="Hyperlink"/>
                <w:noProof/>
              </w:rPr>
              <w:t>3.2 Detail of Use Case Diagram</w:t>
            </w:r>
            <w:r w:rsidR="000228ED">
              <w:rPr>
                <w:noProof/>
                <w:webHidden/>
              </w:rPr>
              <w:tab/>
            </w:r>
            <w:r w:rsidR="000228ED">
              <w:rPr>
                <w:noProof/>
                <w:webHidden/>
              </w:rPr>
              <w:fldChar w:fldCharType="begin"/>
            </w:r>
            <w:r w:rsidR="000228ED">
              <w:rPr>
                <w:noProof/>
                <w:webHidden/>
              </w:rPr>
              <w:instrText xml:space="preserve"> PAGEREF _Toc73242373 \h </w:instrText>
            </w:r>
            <w:r w:rsidR="000228ED">
              <w:rPr>
                <w:noProof/>
                <w:webHidden/>
              </w:rPr>
            </w:r>
            <w:r w:rsidR="000228ED">
              <w:rPr>
                <w:noProof/>
                <w:webHidden/>
              </w:rPr>
              <w:fldChar w:fldCharType="separate"/>
            </w:r>
            <w:r w:rsidR="000228ED">
              <w:rPr>
                <w:noProof/>
                <w:webHidden/>
              </w:rPr>
              <w:t>17</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74" w:history="1">
            <w:r w:rsidR="000228ED" w:rsidRPr="0044439B">
              <w:rPr>
                <w:rStyle w:val="Hyperlink"/>
                <w:noProof/>
              </w:rPr>
              <w:t>3.3 Functional Requirements</w:t>
            </w:r>
            <w:r w:rsidR="000228ED">
              <w:rPr>
                <w:noProof/>
                <w:webHidden/>
              </w:rPr>
              <w:tab/>
            </w:r>
            <w:r w:rsidR="000228ED">
              <w:rPr>
                <w:noProof/>
                <w:webHidden/>
              </w:rPr>
              <w:fldChar w:fldCharType="begin"/>
            </w:r>
            <w:r w:rsidR="000228ED">
              <w:rPr>
                <w:noProof/>
                <w:webHidden/>
              </w:rPr>
              <w:instrText xml:space="preserve"> PAGEREF _Toc73242374 \h </w:instrText>
            </w:r>
            <w:r w:rsidR="000228ED">
              <w:rPr>
                <w:noProof/>
                <w:webHidden/>
              </w:rPr>
            </w:r>
            <w:r w:rsidR="000228ED">
              <w:rPr>
                <w:noProof/>
                <w:webHidden/>
              </w:rPr>
              <w:fldChar w:fldCharType="separate"/>
            </w:r>
            <w:r w:rsidR="000228ED">
              <w:rPr>
                <w:noProof/>
                <w:webHidden/>
              </w:rPr>
              <w:t>19</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75" w:history="1">
            <w:r w:rsidR="000228ED" w:rsidRPr="0044439B">
              <w:rPr>
                <w:rStyle w:val="Hyperlink"/>
                <w:noProof/>
              </w:rPr>
              <w:t>3.3.1    Input Image</w:t>
            </w:r>
            <w:r w:rsidR="000228ED">
              <w:rPr>
                <w:noProof/>
                <w:webHidden/>
              </w:rPr>
              <w:tab/>
            </w:r>
            <w:r w:rsidR="000228ED">
              <w:rPr>
                <w:noProof/>
                <w:webHidden/>
              </w:rPr>
              <w:fldChar w:fldCharType="begin"/>
            </w:r>
            <w:r w:rsidR="000228ED">
              <w:rPr>
                <w:noProof/>
                <w:webHidden/>
              </w:rPr>
              <w:instrText xml:space="preserve"> PAGEREF _Toc73242375 \h </w:instrText>
            </w:r>
            <w:r w:rsidR="000228ED">
              <w:rPr>
                <w:noProof/>
                <w:webHidden/>
              </w:rPr>
            </w:r>
            <w:r w:rsidR="000228ED">
              <w:rPr>
                <w:noProof/>
                <w:webHidden/>
              </w:rPr>
              <w:fldChar w:fldCharType="separate"/>
            </w:r>
            <w:r w:rsidR="000228ED">
              <w:rPr>
                <w:noProof/>
                <w:webHidden/>
              </w:rPr>
              <w:t>19</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76" w:history="1">
            <w:r w:rsidR="000228ED" w:rsidRPr="0044439B">
              <w:rPr>
                <w:rStyle w:val="Hyperlink"/>
                <w:noProof/>
              </w:rPr>
              <w:t>3.3.2 Pre-processing and Enhancement</w:t>
            </w:r>
            <w:r w:rsidR="000228ED">
              <w:rPr>
                <w:noProof/>
                <w:webHidden/>
              </w:rPr>
              <w:tab/>
            </w:r>
            <w:r w:rsidR="000228ED">
              <w:rPr>
                <w:noProof/>
                <w:webHidden/>
              </w:rPr>
              <w:fldChar w:fldCharType="begin"/>
            </w:r>
            <w:r w:rsidR="000228ED">
              <w:rPr>
                <w:noProof/>
                <w:webHidden/>
              </w:rPr>
              <w:instrText xml:space="preserve"> PAGEREF _Toc73242376 \h </w:instrText>
            </w:r>
            <w:r w:rsidR="000228ED">
              <w:rPr>
                <w:noProof/>
                <w:webHidden/>
              </w:rPr>
            </w:r>
            <w:r w:rsidR="000228ED">
              <w:rPr>
                <w:noProof/>
                <w:webHidden/>
              </w:rPr>
              <w:fldChar w:fldCharType="separate"/>
            </w:r>
            <w:r w:rsidR="000228ED">
              <w:rPr>
                <w:noProof/>
                <w:webHidden/>
              </w:rPr>
              <w:t>20</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77" w:history="1">
            <w:r w:rsidR="000228ED" w:rsidRPr="0044439B">
              <w:rPr>
                <w:rStyle w:val="Hyperlink"/>
                <w:noProof/>
              </w:rPr>
              <w:t>3.3.3 Prediction</w:t>
            </w:r>
            <w:r w:rsidR="000228ED">
              <w:rPr>
                <w:noProof/>
                <w:webHidden/>
              </w:rPr>
              <w:tab/>
            </w:r>
            <w:r w:rsidR="000228ED">
              <w:rPr>
                <w:noProof/>
                <w:webHidden/>
              </w:rPr>
              <w:fldChar w:fldCharType="begin"/>
            </w:r>
            <w:r w:rsidR="000228ED">
              <w:rPr>
                <w:noProof/>
                <w:webHidden/>
              </w:rPr>
              <w:instrText xml:space="preserve"> PAGEREF _Toc73242377 \h </w:instrText>
            </w:r>
            <w:r w:rsidR="000228ED">
              <w:rPr>
                <w:noProof/>
                <w:webHidden/>
              </w:rPr>
            </w:r>
            <w:r w:rsidR="000228ED">
              <w:rPr>
                <w:noProof/>
                <w:webHidden/>
              </w:rPr>
              <w:fldChar w:fldCharType="separate"/>
            </w:r>
            <w:r w:rsidR="000228ED">
              <w:rPr>
                <w:noProof/>
                <w:webHidden/>
              </w:rPr>
              <w:t>21</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78" w:history="1">
            <w:r w:rsidR="000228ED" w:rsidRPr="0044439B">
              <w:rPr>
                <w:rStyle w:val="Hyperlink"/>
                <w:noProof/>
              </w:rPr>
              <w:t>3.3.4 Result</w:t>
            </w:r>
            <w:r w:rsidR="000228ED">
              <w:rPr>
                <w:noProof/>
                <w:webHidden/>
              </w:rPr>
              <w:tab/>
            </w:r>
            <w:r w:rsidR="000228ED">
              <w:rPr>
                <w:noProof/>
                <w:webHidden/>
              </w:rPr>
              <w:fldChar w:fldCharType="begin"/>
            </w:r>
            <w:r w:rsidR="000228ED">
              <w:rPr>
                <w:noProof/>
                <w:webHidden/>
              </w:rPr>
              <w:instrText xml:space="preserve"> PAGEREF _Toc73242378 \h </w:instrText>
            </w:r>
            <w:r w:rsidR="000228ED">
              <w:rPr>
                <w:noProof/>
                <w:webHidden/>
              </w:rPr>
            </w:r>
            <w:r w:rsidR="000228ED">
              <w:rPr>
                <w:noProof/>
                <w:webHidden/>
              </w:rPr>
              <w:fldChar w:fldCharType="separate"/>
            </w:r>
            <w:r w:rsidR="000228ED">
              <w:rPr>
                <w:noProof/>
                <w:webHidden/>
              </w:rPr>
              <w:t>22</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79" w:history="1">
            <w:r w:rsidR="000228ED" w:rsidRPr="0044439B">
              <w:rPr>
                <w:rStyle w:val="Hyperlink"/>
                <w:noProof/>
              </w:rPr>
              <w:t>3.4 Non-Functional Requirement</w:t>
            </w:r>
            <w:r w:rsidR="000228ED">
              <w:rPr>
                <w:noProof/>
                <w:webHidden/>
              </w:rPr>
              <w:tab/>
            </w:r>
            <w:r w:rsidR="000228ED">
              <w:rPr>
                <w:noProof/>
                <w:webHidden/>
              </w:rPr>
              <w:fldChar w:fldCharType="begin"/>
            </w:r>
            <w:r w:rsidR="000228ED">
              <w:rPr>
                <w:noProof/>
                <w:webHidden/>
              </w:rPr>
              <w:instrText xml:space="preserve"> PAGEREF _Toc73242379 \h </w:instrText>
            </w:r>
            <w:r w:rsidR="000228ED">
              <w:rPr>
                <w:noProof/>
                <w:webHidden/>
              </w:rPr>
            </w:r>
            <w:r w:rsidR="000228ED">
              <w:rPr>
                <w:noProof/>
                <w:webHidden/>
              </w:rPr>
              <w:fldChar w:fldCharType="separate"/>
            </w:r>
            <w:r w:rsidR="000228ED">
              <w:rPr>
                <w:noProof/>
                <w:webHidden/>
              </w:rPr>
              <w:t>23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80" w:history="1">
            <w:r w:rsidR="000228ED" w:rsidRPr="0044439B">
              <w:rPr>
                <w:rStyle w:val="Hyperlink"/>
                <w:noProof/>
              </w:rPr>
              <w:t>3.4.1 Performance</w:t>
            </w:r>
            <w:r w:rsidR="000228ED">
              <w:rPr>
                <w:noProof/>
                <w:webHidden/>
              </w:rPr>
              <w:tab/>
            </w:r>
            <w:r w:rsidR="000228ED">
              <w:rPr>
                <w:noProof/>
                <w:webHidden/>
              </w:rPr>
              <w:fldChar w:fldCharType="begin"/>
            </w:r>
            <w:r w:rsidR="000228ED">
              <w:rPr>
                <w:noProof/>
                <w:webHidden/>
              </w:rPr>
              <w:instrText xml:space="preserve"> PAGEREF _Toc73242380 \h </w:instrText>
            </w:r>
            <w:r w:rsidR="000228ED">
              <w:rPr>
                <w:noProof/>
                <w:webHidden/>
              </w:rPr>
            </w:r>
            <w:r w:rsidR="000228ED">
              <w:rPr>
                <w:noProof/>
                <w:webHidden/>
              </w:rPr>
              <w:fldChar w:fldCharType="separate"/>
            </w:r>
            <w:r w:rsidR="000228ED">
              <w:rPr>
                <w:noProof/>
                <w:webHidden/>
              </w:rPr>
              <w:t>23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81" w:history="1">
            <w:r w:rsidR="000228ED" w:rsidRPr="0044439B">
              <w:rPr>
                <w:rStyle w:val="Hyperlink"/>
                <w:noProof/>
              </w:rPr>
              <w:t>3.4.2 Capacity</w:t>
            </w:r>
            <w:r w:rsidR="000228ED">
              <w:rPr>
                <w:noProof/>
                <w:webHidden/>
              </w:rPr>
              <w:tab/>
            </w:r>
            <w:r w:rsidR="000228ED">
              <w:rPr>
                <w:noProof/>
                <w:webHidden/>
              </w:rPr>
              <w:fldChar w:fldCharType="begin"/>
            </w:r>
            <w:r w:rsidR="000228ED">
              <w:rPr>
                <w:noProof/>
                <w:webHidden/>
              </w:rPr>
              <w:instrText xml:space="preserve"> PAGEREF _Toc73242381 \h </w:instrText>
            </w:r>
            <w:r w:rsidR="000228ED">
              <w:rPr>
                <w:noProof/>
                <w:webHidden/>
              </w:rPr>
            </w:r>
            <w:r w:rsidR="000228ED">
              <w:rPr>
                <w:noProof/>
                <w:webHidden/>
              </w:rPr>
              <w:fldChar w:fldCharType="separate"/>
            </w:r>
            <w:r w:rsidR="000228ED">
              <w:rPr>
                <w:noProof/>
                <w:webHidden/>
              </w:rPr>
              <w:t>23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82" w:history="1">
            <w:r w:rsidR="000228ED" w:rsidRPr="0044439B">
              <w:rPr>
                <w:rStyle w:val="Hyperlink"/>
                <w:noProof/>
              </w:rPr>
              <w:t>3.4.3 Availability</w:t>
            </w:r>
            <w:r w:rsidR="000228ED">
              <w:rPr>
                <w:noProof/>
                <w:webHidden/>
              </w:rPr>
              <w:tab/>
            </w:r>
            <w:r w:rsidR="000228ED">
              <w:rPr>
                <w:noProof/>
                <w:webHidden/>
              </w:rPr>
              <w:fldChar w:fldCharType="begin"/>
            </w:r>
            <w:r w:rsidR="000228ED">
              <w:rPr>
                <w:noProof/>
                <w:webHidden/>
              </w:rPr>
              <w:instrText xml:space="preserve"> PAGEREF _Toc73242382 \h </w:instrText>
            </w:r>
            <w:r w:rsidR="000228ED">
              <w:rPr>
                <w:noProof/>
                <w:webHidden/>
              </w:rPr>
            </w:r>
            <w:r w:rsidR="000228ED">
              <w:rPr>
                <w:noProof/>
                <w:webHidden/>
              </w:rPr>
              <w:fldChar w:fldCharType="separate"/>
            </w:r>
            <w:r w:rsidR="000228ED">
              <w:rPr>
                <w:noProof/>
                <w:webHidden/>
              </w:rPr>
              <w:t>23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83" w:history="1">
            <w:r w:rsidR="000228ED" w:rsidRPr="0044439B">
              <w:rPr>
                <w:rStyle w:val="Hyperlink"/>
                <w:noProof/>
              </w:rPr>
              <w:t>3.4.4 Reliability</w:t>
            </w:r>
            <w:r w:rsidR="000228ED">
              <w:rPr>
                <w:noProof/>
                <w:webHidden/>
              </w:rPr>
              <w:tab/>
            </w:r>
            <w:r w:rsidR="000228ED">
              <w:rPr>
                <w:noProof/>
                <w:webHidden/>
              </w:rPr>
              <w:fldChar w:fldCharType="begin"/>
            </w:r>
            <w:r w:rsidR="000228ED">
              <w:rPr>
                <w:noProof/>
                <w:webHidden/>
              </w:rPr>
              <w:instrText xml:space="preserve"> PAGEREF _Toc73242383 \h </w:instrText>
            </w:r>
            <w:r w:rsidR="000228ED">
              <w:rPr>
                <w:noProof/>
                <w:webHidden/>
              </w:rPr>
            </w:r>
            <w:r w:rsidR="000228ED">
              <w:rPr>
                <w:noProof/>
                <w:webHidden/>
              </w:rPr>
              <w:fldChar w:fldCharType="separate"/>
            </w:r>
            <w:r w:rsidR="000228ED">
              <w:rPr>
                <w:noProof/>
                <w:webHidden/>
              </w:rPr>
              <w:t>23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84" w:history="1">
            <w:r w:rsidR="000228ED" w:rsidRPr="0044439B">
              <w:rPr>
                <w:rStyle w:val="Hyperlink"/>
                <w:noProof/>
              </w:rPr>
              <w:t>3.4.5 Maintainability</w:t>
            </w:r>
            <w:r w:rsidR="000228ED">
              <w:rPr>
                <w:noProof/>
                <w:webHidden/>
              </w:rPr>
              <w:tab/>
            </w:r>
            <w:r w:rsidR="000228ED">
              <w:rPr>
                <w:noProof/>
                <w:webHidden/>
              </w:rPr>
              <w:fldChar w:fldCharType="begin"/>
            </w:r>
            <w:r w:rsidR="000228ED">
              <w:rPr>
                <w:noProof/>
                <w:webHidden/>
              </w:rPr>
              <w:instrText xml:space="preserve"> PAGEREF _Toc73242384 \h </w:instrText>
            </w:r>
            <w:r w:rsidR="000228ED">
              <w:rPr>
                <w:noProof/>
                <w:webHidden/>
              </w:rPr>
            </w:r>
            <w:r w:rsidR="000228ED">
              <w:rPr>
                <w:noProof/>
                <w:webHidden/>
              </w:rPr>
              <w:fldChar w:fldCharType="separate"/>
            </w:r>
            <w:r w:rsidR="000228ED">
              <w:rPr>
                <w:noProof/>
                <w:webHidden/>
              </w:rPr>
              <w:t>23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85" w:history="1">
            <w:r w:rsidR="000228ED" w:rsidRPr="0044439B">
              <w:rPr>
                <w:rStyle w:val="Hyperlink"/>
                <w:noProof/>
              </w:rPr>
              <w:t>3.4.6 Efficiency</w:t>
            </w:r>
            <w:r w:rsidR="000228ED">
              <w:rPr>
                <w:noProof/>
                <w:webHidden/>
              </w:rPr>
              <w:tab/>
            </w:r>
            <w:r w:rsidR="000228ED">
              <w:rPr>
                <w:noProof/>
                <w:webHidden/>
              </w:rPr>
              <w:fldChar w:fldCharType="begin"/>
            </w:r>
            <w:r w:rsidR="000228ED">
              <w:rPr>
                <w:noProof/>
                <w:webHidden/>
              </w:rPr>
              <w:instrText xml:space="preserve"> PAGEREF _Toc73242385 \h </w:instrText>
            </w:r>
            <w:r w:rsidR="000228ED">
              <w:rPr>
                <w:noProof/>
                <w:webHidden/>
              </w:rPr>
            </w:r>
            <w:r w:rsidR="000228ED">
              <w:rPr>
                <w:noProof/>
                <w:webHidden/>
              </w:rPr>
              <w:fldChar w:fldCharType="separate"/>
            </w:r>
            <w:r w:rsidR="000228ED">
              <w:rPr>
                <w:noProof/>
                <w:webHidden/>
              </w:rPr>
              <w:t>23</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86" w:history="1">
            <w:r w:rsidR="000228ED" w:rsidRPr="0044439B">
              <w:rPr>
                <w:rStyle w:val="Hyperlink"/>
                <w:noProof/>
              </w:rPr>
              <w:t>3.4.7 Flexibility</w:t>
            </w:r>
            <w:r w:rsidR="000228ED">
              <w:rPr>
                <w:noProof/>
                <w:webHidden/>
              </w:rPr>
              <w:tab/>
            </w:r>
            <w:r w:rsidR="000228ED">
              <w:rPr>
                <w:noProof/>
                <w:webHidden/>
              </w:rPr>
              <w:fldChar w:fldCharType="begin"/>
            </w:r>
            <w:r w:rsidR="000228ED">
              <w:rPr>
                <w:noProof/>
                <w:webHidden/>
              </w:rPr>
              <w:instrText xml:space="preserve"> PAGEREF _Toc73242386 \h </w:instrText>
            </w:r>
            <w:r w:rsidR="000228ED">
              <w:rPr>
                <w:noProof/>
                <w:webHidden/>
              </w:rPr>
            </w:r>
            <w:r w:rsidR="000228ED">
              <w:rPr>
                <w:noProof/>
                <w:webHidden/>
              </w:rPr>
              <w:fldChar w:fldCharType="separate"/>
            </w:r>
            <w:r w:rsidR="000228ED">
              <w:rPr>
                <w:noProof/>
                <w:webHidden/>
              </w:rPr>
              <w:t>23</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87" w:history="1">
            <w:r w:rsidR="000228ED" w:rsidRPr="0044439B">
              <w:rPr>
                <w:rStyle w:val="Hyperlink"/>
                <w:noProof/>
              </w:rPr>
              <w:t>Chapter 4</w:t>
            </w:r>
            <w:r w:rsidR="000228ED">
              <w:rPr>
                <w:noProof/>
                <w:webHidden/>
              </w:rPr>
              <w:tab/>
            </w:r>
            <w:r w:rsidR="000228ED">
              <w:rPr>
                <w:noProof/>
                <w:webHidden/>
              </w:rPr>
              <w:fldChar w:fldCharType="begin"/>
            </w:r>
            <w:r w:rsidR="000228ED">
              <w:rPr>
                <w:noProof/>
                <w:webHidden/>
              </w:rPr>
              <w:instrText xml:space="preserve"> PAGEREF _Toc73242387 \h </w:instrText>
            </w:r>
            <w:r w:rsidR="000228ED">
              <w:rPr>
                <w:noProof/>
                <w:webHidden/>
              </w:rPr>
            </w:r>
            <w:r w:rsidR="000228ED">
              <w:rPr>
                <w:noProof/>
                <w:webHidden/>
              </w:rPr>
              <w:fldChar w:fldCharType="separate"/>
            </w:r>
            <w:r w:rsidR="000228ED">
              <w:rPr>
                <w:noProof/>
                <w:webHidden/>
              </w:rPr>
              <w:t>24</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88" w:history="1">
            <w:r w:rsidR="000228ED" w:rsidRPr="0044439B">
              <w:rPr>
                <w:rStyle w:val="Hyperlink"/>
                <w:noProof/>
              </w:rPr>
              <w:t>Design and Architecture</w:t>
            </w:r>
            <w:r w:rsidR="000228ED">
              <w:rPr>
                <w:noProof/>
                <w:webHidden/>
              </w:rPr>
              <w:tab/>
            </w:r>
            <w:r w:rsidR="000228ED">
              <w:rPr>
                <w:noProof/>
                <w:webHidden/>
              </w:rPr>
              <w:fldChar w:fldCharType="begin"/>
            </w:r>
            <w:r w:rsidR="000228ED">
              <w:rPr>
                <w:noProof/>
                <w:webHidden/>
              </w:rPr>
              <w:instrText xml:space="preserve"> PAGEREF _Toc73242388 \h </w:instrText>
            </w:r>
            <w:r w:rsidR="000228ED">
              <w:rPr>
                <w:noProof/>
                <w:webHidden/>
              </w:rPr>
            </w:r>
            <w:r w:rsidR="000228ED">
              <w:rPr>
                <w:noProof/>
                <w:webHidden/>
              </w:rPr>
              <w:fldChar w:fldCharType="separate"/>
            </w:r>
            <w:r w:rsidR="000228ED">
              <w:rPr>
                <w:noProof/>
                <w:webHidden/>
              </w:rPr>
              <w:t>24</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89" w:history="1">
            <w:r w:rsidR="000228ED" w:rsidRPr="0044439B">
              <w:rPr>
                <w:rStyle w:val="Hyperlink"/>
                <w:noProof/>
              </w:rPr>
              <w:t>4. Design and Architecture</w:t>
            </w:r>
            <w:r w:rsidR="000228ED">
              <w:rPr>
                <w:noProof/>
                <w:webHidden/>
              </w:rPr>
              <w:tab/>
            </w:r>
            <w:r w:rsidR="000228ED">
              <w:rPr>
                <w:noProof/>
                <w:webHidden/>
              </w:rPr>
              <w:fldChar w:fldCharType="begin"/>
            </w:r>
            <w:r w:rsidR="000228ED">
              <w:rPr>
                <w:noProof/>
                <w:webHidden/>
              </w:rPr>
              <w:instrText xml:space="preserve"> PAGEREF _Toc73242389 \h </w:instrText>
            </w:r>
            <w:r w:rsidR="000228ED">
              <w:rPr>
                <w:noProof/>
                <w:webHidden/>
              </w:rPr>
            </w:r>
            <w:r w:rsidR="000228ED">
              <w:rPr>
                <w:noProof/>
                <w:webHidden/>
              </w:rPr>
              <w:fldChar w:fldCharType="separate"/>
            </w:r>
            <w:r w:rsidR="000228ED">
              <w:rPr>
                <w:noProof/>
                <w:webHidden/>
              </w:rPr>
              <w:t>25</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90" w:history="1">
            <w:r w:rsidR="000228ED" w:rsidRPr="0044439B">
              <w:rPr>
                <w:rStyle w:val="Hyperlink"/>
                <w:noProof/>
              </w:rPr>
              <w:t>4.1 System Architecture</w:t>
            </w:r>
            <w:r w:rsidR="000228ED">
              <w:rPr>
                <w:noProof/>
                <w:webHidden/>
              </w:rPr>
              <w:tab/>
            </w:r>
            <w:r w:rsidR="000228ED">
              <w:rPr>
                <w:noProof/>
                <w:webHidden/>
              </w:rPr>
              <w:fldChar w:fldCharType="begin"/>
            </w:r>
            <w:r w:rsidR="000228ED">
              <w:rPr>
                <w:noProof/>
                <w:webHidden/>
              </w:rPr>
              <w:instrText xml:space="preserve"> PAGEREF _Toc73242390 \h </w:instrText>
            </w:r>
            <w:r w:rsidR="000228ED">
              <w:rPr>
                <w:noProof/>
                <w:webHidden/>
              </w:rPr>
            </w:r>
            <w:r w:rsidR="000228ED">
              <w:rPr>
                <w:noProof/>
                <w:webHidden/>
              </w:rPr>
              <w:fldChar w:fldCharType="separate"/>
            </w:r>
            <w:r w:rsidR="000228ED">
              <w:rPr>
                <w:noProof/>
                <w:webHidden/>
              </w:rPr>
              <w:t>25</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91" w:history="1">
            <w:r w:rsidR="000228ED" w:rsidRPr="0044439B">
              <w:rPr>
                <w:rStyle w:val="Hyperlink"/>
                <w:noProof/>
              </w:rPr>
              <w:t>4.2 Process flow (Representation)</w:t>
            </w:r>
            <w:r w:rsidR="000228ED">
              <w:rPr>
                <w:noProof/>
                <w:webHidden/>
              </w:rPr>
              <w:tab/>
            </w:r>
            <w:r w:rsidR="000228ED">
              <w:rPr>
                <w:noProof/>
                <w:webHidden/>
              </w:rPr>
              <w:fldChar w:fldCharType="begin"/>
            </w:r>
            <w:r w:rsidR="000228ED">
              <w:rPr>
                <w:noProof/>
                <w:webHidden/>
              </w:rPr>
              <w:instrText xml:space="preserve"> PAGEREF _Toc73242391 \h </w:instrText>
            </w:r>
            <w:r w:rsidR="000228ED">
              <w:rPr>
                <w:noProof/>
                <w:webHidden/>
              </w:rPr>
            </w:r>
            <w:r w:rsidR="000228ED">
              <w:rPr>
                <w:noProof/>
                <w:webHidden/>
              </w:rPr>
              <w:fldChar w:fldCharType="separate"/>
            </w:r>
            <w:r w:rsidR="000228ED">
              <w:rPr>
                <w:noProof/>
                <w:webHidden/>
              </w:rPr>
              <w:t>26</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92" w:history="1">
            <w:r w:rsidR="000228ED" w:rsidRPr="0044439B">
              <w:rPr>
                <w:rStyle w:val="Hyperlink"/>
                <w:noProof/>
              </w:rPr>
              <w:t>4.2.1 Data Flow Diagram</w:t>
            </w:r>
            <w:r w:rsidR="000228ED">
              <w:rPr>
                <w:noProof/>
                <w:webHidden/>
              </w:rPr>
              <w:tab/>
            </w:r>
            <w:r w:rsidR="000228ED">
              <w:rPr>
                <w:noProof/>
                <w:webHidden/>
              </w:rPr>
              <w:fldChar w:fldCharType="begin"/>
            </w:r>
            <w:r w:rsidR="000228ED">
              <w:rPr>
                <w:noProof/>
                <w:webHidden/>
              </w:rPr>
              <w:instrText xml:space="preserve"> PAGEREF _Toc73242392 \h </w:instrText>
            </w:r>
            <w:r w:rsidR="000228ED">
              <w:rPr>
                <w:noProof/>
                <w:webHidden/>
              </w:rPr>
            </w:r>
            <w:r w:rsidR="000228ED">
              <w:rPr>
                <w:noProof/>
                <w:webHidden/>
              </w:rPr>
              <w:fldChar w:fldCharType="separate"/>
            </w:r>
            <w:r w:rsidR="000228ED">
              <w:rPr>
                <w:noProof/>
                <w:webHidden/>
              </w:rPr>
              <w:t>26</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93" w:history="1">
            <w:r w:rsidR="000228ED" w:rsidRPr="0044439B">
              <w:rPr>
                <w:rStyle w:val="Hyperlink"/>
                <w:noProof/>
              </w:rPr>
              <w:t>4.2.2 Activity Diagram</w:t>
            </w:r>
            <w:r w:rsidR="000228ED">
              <w:rPr>
                <w:noProof/>
                <w:webHidden/>
              </w:rPr>
              <w:tab/>
            </w:r>
            <w:r w:rsidR="000228ED">
              <w:rPr>
                <w:noProof/>
                <w:webHidden/>
              </w:rPr>
              <w:fldChar w:fldCharType="begin"/>
            </w:r>
            <w:r w:rsidR="000228ED">
              <w:rPr>
                <w:noProof/>
                <w:webHidden/>
              </w:rPr>
              <w:instrText xml:space="preserve"> PAGEREF _Toc73242393 \h </w:instrText>
            </w:r>
            <w:r w:rsidR="000228ED">
              <w:rPr>
                <w:noProof/>
                <w:webHidden/>
              </w:rPr>
            </w:r>
            <w:r w:rsidR="000228ED">
              <w:rPr>
                <w:noProof/>
                <w:webHidden/>
              </w:rPr>
              <w:fldChar w:fldCharType="separate"/>
            </w:r>
            <w:r w:rsidR="000228ED">
              <w:rPr>
                <w:noProof/>
                <w:webHidden/>
              </w:rPr>
              <w:t>27</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94" w:history="1">
            <w:r w:rsidR="000228ED" w:rsidRPr="0044439B">
              <w:rPr>
                <w:rStyle w:val="Hyperlink"/>
                <w:noProof/>
              </w:rPr>
              <w:t>4.3 Design Models</w:t>
            </w:r>
            <w:r w:rsidR="000228ED">
              <w:rPr>
                <w:noProof/>
                <w:webHidden/>
              </w:rPr>
              <w:tab/>
            </w:r>
            <w:r w:rsidR="000228ED">
              <w:rPr>
                <w:noProof/>
                <w:webHidden/>
              </w:rPr>
              <w:fldChar w:fldCharType="begin"/>
            </w:r>
            <w:r w:rsidR="000228ED">
              <w:rPr>
                <w:noProof/>
                <w:webHidden/>
              </w:rPr>
              <w:instrText xml:space="preserve"> PAGEREF _Toc73242394 \h </w:instrText>
            </w:r>
            <w:r w:rsidR="000228ED">
              <w:rPr>
                <w:noProof/>
                <w:webHidden/>
              </w:rPr>
            </w:r>
            <w:r w:rsidR="000228ED">
              <w:rPr>
                <w:noProof/>
                <w:webHidden/>
              </w:rPr>
              <w:fldChar w:fldCharType="separate"/>
            </w:r>
            <w:r w:rsidR="000228ED">
              <w:rPr>
                <w:noProof/>
                <w:webHidden/>
              </w:rPr>
              <w:t>29</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95" w:history="1">
            <w:r w:rsidR="000228ED" w:rsidRPr="0044439B">
              <w:rPr>
                <w:rStyle w:val="Hyperlink"/>
                <w:noProof/>
              </w:rPr>
              <w:t>4.3.1 Sequence Diagram</w:t>
            </w:r>
            <w:r w:rsidR="000228ED">
              <w:rPr>
                <w:noProof/>
                <w:webHidden/>
              </w:rPr>
              <w:tab/>
            </w:r>
            <w:r w:rsidR="000228ED">
              <w:rPr>
                <w:noProof/>
                <w:webHidden/>
              </w:rPr>
              <w:fldChar w:fldCharType="begin"/>
            </w:r>
            <w:r w:rsidR="000228ED">
              <w:rPr>
                <w:noProof/>
                <w:webHidden/>
              </w:rPr>
              <w:instrText xml:space="preserve"> PAGEREF _Toc73242395 \h </w:instrText>
            </w:r>
            <w:r w:rsidR="000228ED">
              <w:rPr>
                <w:noProof/>
                <w:webHidden/>
              </w:rPr>
            </w:r>
            <w:r w:rsidR="000228ED">
              <w:rPr>
                <w:noProof/>
                <w:webHidden/>
              </w:rPr>
              <w:fldChar w:fldCharType="separate"/>
            </w:r>
            <w:r w:rsidR="000228ED">
              <w:rPr>
                <w:noProof/>
                <w:webHidden/>
              </w:rPr>
              <w:t>29</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396" w:history="1">
            <w:r w:rsidR="000228ED" w:rsidRPr="0044439B">
              <w:rPr>
                <w:rStyle w:val="Hyperlink"/>
                <w:noProof/>
              </w:rPr>
              <w:t>4.3.2 Class Diagram</w:t>
            </w:r>
            <w:r w:rsidR="000228ED">
              <w:rPr>
                <w:noProof/>
                <w:webHidden/>
              </w:rPr>
              <w:tab/>
            </w:r>
            <w:r w:rsidR="000228ED">
              <w:rPr>
                <w:noProof/>
                <w:webHidden/>
              </w:rPr>
              <w:fldChar w:fldCharType="begin"/>
            </w:r>
            <w:r w:rsidR="000228ED">
              <w:rPr>
                <w:noProof/>
                <w:webHidden/>
              </w:rPr>
              <w:instrText xml:space="preserve"> PAGEREF _Toc73242396 \h </w:instrText>
            </w:r>
            <w:r w:rsidR="000228ED">
              <w:rPr>
                <w:noProof/>
                <w:webHidden/>
              </w:rPr>
            </w:r>
            <w:r w:rsidR="000228ED">
              <w:rPr>
                <w:noProof/>
                <w:webHidden/>
              </w:rPr>
              <w:fldChar w:fldCharType="separate"/>
            </w:r>
            <w:r w:rsidR="000228ED">
              <w:rPr>
                <w:noProof/>
                <w:webHidden/>
              </w:rPr>
              <w:t>30</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97" w:history="1">
            <w:r w:rsidR="000228ED" w:rsidRPr="0044439B">
              <w:rPr>
                <w:rStyle w:val="Hyperlink"/>
                <w:noProof/>
              </w:rPr>
              <w:t>Chapter 5</w:t>
            </w:r>
            <w:r w:rsidR="000228ED">
              <w:rPr>
                <w:noProof/>
                <w:webHidden/>
              </w:rPr>
              <w:tab/>
            </w:r>
            <w:r w:rsidR="000228ED">
              <w:rPr>
                <w:noProof/>
                <w:webHidden/>
              </w:rPr>
              <w:fldChar w:fldCharType="begin"/>
            </w:r>
            <w:r w:rsidR="000228ED">
              <w:rPr>
                <w:noProof/>
                <w:webHidden/>
              </w:rPr>
              <w:instrText xml:space="preserve"> PAGEREF _Toc73242397 \h </w:instrText>
            </w:r>
            <w:r w:rsidR="000228ED">
              <w:rPr>
                <w:noProof/>
                <w:webHidden/>
              </w:rPr>
            </w:r>
            <w:r w:rsidR="000228ED">
              <w:rPr>
                <w:noProof/>
                <w:webHidden/>
              </w:rPr>
              <w:fldChar w:fldCharType="separate"/>
            </w:r>
            <w:r w:rsidR="000228ED">
              <w:rPr>
                <w:noProof/>
                <w:webHidden/>
              </w:rPr>
              <w:t>31</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98" w:history="1">
            <w:r w:rsidR="000228ED" w:rsidRPr="0044439B">
              <w:rPr>
                <w:rStyle w:val="Hyperlink"/>
                <w:noProof/>
              </w:rPr>
              <w:t>Implementation</w:t>
            </w:r>
            <w:r w:rsidR="000228ED">
              <w:rPr>
                <w:noProof/>
                <w:webHidden/>
              </w:rPr>
              <w:tab/>
            </w:r>
            <w:r w:rsidR="000228ED">
              <w:rPr>
                <w:noProof/>
                <w:webHidden/>
              </w:rPr>
              <w:fldChar w:fldCharType="begin"/>
            </w:r>
            <w:r w:rsidR="000228ED">
              <w:rPr>
                <w:noProof/>
                <w:webHidden/>
              </w:rPr>
              <w:instrText xml:space="preserve"> PAGEREF _Toc73242398 \h </w:instrText>
            </w:r>
            <w:r w:rsidR="000228ED">
              <w:rPr>
                <w:noProof/>
                <w:webHidden/>
              </w:rPr>
            </w:r>
            <w:r w:rsidR="000228ED">
              <w:rPr>
                <w:noProof/>
                <w:webHidden/>
              </w:rPr>
              <w:fldChar w:fldCharType="separate"/>
            </w:r>
            <w:r w:rsidR="000228ED">
              <w:rPr>
                <w:noProof/>
                <w:webHidden/>
              </w:rPr>
              <w:t>31</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399" w:history="1">
            <w:r w:rsidR="000228ED" w:rsidRPr="0044439B">
              <w:rPr>
                <w:rStyle w:val="Hyperlink"/>
                <w:noProof/>
              </w:rPr>
              <w:t>5. Implementation</w:t>
            </w:r>
            <w:r w:rsidR="000228ED">
              <w:rPr>
                <w:noProof/>
                <w:webHidden/>
              </w:rPr>
              <w:tab/>
            </w:r>
            <w:r w:rsidR="000228ED">
              <w:rPr>
                <w:noProof/>
                <w:webHidden/>
              </w:rPr>
              <w:fldChar w:fldCharType="begin"/>
            </w:r>
            <w:r w:rsidR="000228ED">
              <w:rPr>
                <w:noProof/>
                <w:webHidden/>
              </w:rPr>
              <w:instrText xml:space="preserve"> PAGEREF _Toc73242399 \h </w:instrText>
            </w:r>
            <w:r w:rsidR="000228ED">
              <w:rPr>
                <w:noProof/>
                <w:webHidden/>
              </w:rPr>
            </w:r>
            <w:r w:rsidR="000228ED">
              <w:rPr>
                <w:noProof/>
                <w:webHidden/>
              </w:rPr>
              <w:fldChar w:fldCharType="separate"/>
            </w:r>
            <w:r w:rsidR="000228ED">
              <w:rPr>
                <w:noProof/>
                <w:webHidden/>
              </w:rPr>
              <w:t>32</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00" w:history="1">
            <w:r w:rsidR="000228ED" w:rsidRPr="0044439B">
              <w:rPr>
                <w:rStyle w:val="Hyperlink"/>
                <w:noProof/>
              </w:rPr>
              <w:t>5.1 Algorithm</w:t>
            </w:r>
            <w:r w:rsidR="000228ED">
              <w:rPr>
                <w:noProof/>
                <w:webHidden/>
              </w:rPr>
              <w:tab/>
            </w:r>
            <w:r w:rsidR="000228ED">
              <w:rPr>
                <w:noProof/>
                <w:webHidden/>
              </w:rPr>
              <w:fldChar w:fldCharType="begin"/>
            </w:r>
            <w:r w:rsidR="000228ED">
              <w:rPr>
                <w:noProof/>
                <w:webHidden/>
              </w:rPr>
              <w:instrText xml:space="preserve"> PAGEREF _Toc73242400 \h </w:instrText>
            </w:r>
            <w:r w:rsidR="000228ED">
              <w:rPr>
                <w:noProof/>
                <w:webHidden/>
              </w:rPr>
            </w:r>
            <w:r w:rsidR="000228ED">
              <w:rPr>
                <w:noProof/>
                <w:webHidden/>
              </w:rPr>
              <w:fldChar w:fldCharType="separate"/>
            </w:r>
            <w:r w:rsidR="000228ED">
              <w:rPr>
                <w:noProof/>
                <w:webHidden/>
              </w:rPr>
              <w:t>32</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01" w:history="1">
            <w:r w:rsidR="000228ED" w:rsidRPr="0044439B">
              <w:rPr>
                <w:rStyle w:val="Hyperlink"/>
                <w:noProof/>
              </w:rPr>
              <w:t>5.1.1 Dataset</w:t>
            </w:r>
            <w:r w:rsidR="000228ED">
              <w:rPr>
                <w:noProof/>
                <w:webHidden/>
              </w:rPr>
              <w:tab/>
            </w:r>
            <w:r w:rsidR="000228ED">
              <w:rPr>
                <w:noProof/>
                <w:webHidden/>
              </w:rPr>
              <w:fldChar w:fldCharType="begin"/>
            </w:r>
            <w:r w:rsidR="000228ED">
              <w:rPr>
                <w:noProof/>
                <w:webHidden/>
              </w:rPr>
              <w:instrText xml:space="preserve"> PAGEREF _Toc73242401 \h </w:instrText>
            </w:r>
            <w:r w:rsidR="000228ED">
              <w:rPr>
                <w:noProof/>
                <w:webHidden/>
              </w:rPr>
            </w:r>
            <w:r w:rsidR="000228ED">
              <w:rPr>
                <w:noProof/>
                <w:webHidden/>
              </w:rPr>
              <w:fldChar w:fldCharType="separate"/>
            </w:r>
            <w:r w:rsidR="000228ED">
              <w:rPr>
                <w:noProof/>
                <w:webHidden/>
              </w:rPr>
              <w:t>32</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02" w:history="1">
            <w:r w:rsidR="000228ED" w:rsidRPr="0044439B">
              <w:rPr>
                <w:rStyle w:val="Hyperlink"/>
                <w:noProof/>
              </w:rPr>
              <w:t>5.1.2 Preprocessing</w:t>
            </w:r>
            <w:r w:rsidR="000228ED">
              <w:rPr>
                <w:noProof/>
                <w:webHidden/>
              </w:rPr>
              <w:tab/>
            </w:r>
            <w:r w:rsidR="000228ED">
              <w:rPr>
                <w:noProof/>
                <w:webHidden/>
              </w:rPr>
              <w:fldChar w:fldCharType="begin"/>
            </w:r>
            <w:r w:rsidR="000228ED">
              <w:rPr>
                <w:noProof/>
                <w:webHidden/>
              </w:rPr>
              <w:instrText xml:space="preserve"> PAGEREF _Toc73242402 \h </w:instrText>
            </w:r>
            <w:r w:rsidR="000228ED">
              <w:rPr>
                <w:noProof/>
                <w:webHidden/>
              </w:rPr>
            </w:r>
            <w:r w:rsidR="000228ED">
              <w:rPr>
                <w:noProof/>
                <w:webHidden/>
              </w:rPr>
              <w:fldChar w:fldCharType="separate"/>
            </w:r>
            <w:r w:rsidR="000228ED">
              <w:rPr>
                <w:noProof/>
                <w:webHidden/>
              </w:rPr>
              <w:t>32</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03" w:history="1">
            <w:r w:rsidR="000228ED" w:rsidRPr="0044439B">
              <w:rPr>
                <w:rStyle w:val="Hyperlink"/>
                <w:noProof/>
              </w:rPr>
              <w:t>5.1.3 Prediction</w:t>
            </w:r>
            <w:r w:rsidR="000228ED">
              <w:rPr>
                <w:noProof/>
                <w:webHidden/>
              </w:rPr>
              <w:tab/>
            </w:r>
            <w:r w:rsidR="000228ED">
              <w:rPr>
                <w:noProof/>
                <w:webHidden/>
              </w:rPr>
              <w:fldChar w:fldCharType="begin"/>
            </w:r>
            <w:r w:rsidR="000228ED">
              <w:rPr>
                <w:noProof/>
                <w:webHidden/>
              </w:rPr>
              <w:instrText xml:space="preserve"> PAGEREF _Toc73242403 \h </w:instrText>
            </w:r>
            <w:r w:rsidR="000228ED">
              <w:rPr>
                <w:noProof/>
                <w:webHidden/>
              </w:rPr>
            </w:r>
            <w:r w:rsidR="000228ED">
              <w:rPr>
                <w:noProof/>
                <w:webHidden/>
              </w:rPr>
              <w:fldChar w:fldCharType="separate"/>
            </w:r>
            <w:r w:rsidR="000228ED">
              <w:rPr>
                <w:noProof/>
                <w:webHidden/>
              </w:rPr>
              <w:t>34</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04" w:history="1">
            <w:r w:rsidR="000228ED" w:rsidRPr="0044439B">
              <w:rPr>
                <w:rStyle w:val="Hyperlink"/>
                <w:noProof/>
              </w:rPr>
              <w:t>5.2</w:t>
            </w:r>
            <w:r w:rsidR="000228ED">
              <w:rPr>
                <w:rFonts w:asciiTheme="minorHAnsi" w:eastAsiaTheme="minorEastAsia" w:hAnsiTheme="minorHAnsi" w:cstheme="minorBidi"/>
                <w:noProof/>
                <w:sz w:val="22"/>
                <w:szCs w:val="22"/>
              </w:rPr>
              <w:tab/>
            </w:r>
            <w:r w:rsidR="000228ED" w:rsidRPr="0044439B">
              <w:rPr>
                <w:rStyle w:val="Hyperlink"/>
                <w:noProof/>
              </w:rPr>
              <w:t>Interface</w:t>
            </w:r>
            <w:r w:rsidR="000228ED">
              <w:rPr>
                <w:noProof/>
                <w:webHidden/>
              </w:rPr>
              <w:tab/>
            </w:r>
            <w:r w:rsidR="000228ED">
              <w:rPr>
                <w:noProof/>
                <w:webHidden/>
              </w:rPr>
              <w:fldChar w:fldCharType="begin"/>
            </w:r>
            <w:r w:rsidR="000228ED">
              <w:rPr>
                <w:noProof/>
                <w:webHidden/>
              </w:rPr>
              <w:instrText xml:space="preserve"> PAGEREF _Toc73242404 \h </w:instrText>
            </w:r>
            <w:r w:rsidR="000228ED">
              <w:rPr>
                <w:noProof/>
                <w:webHidden/>
              </w:rPr>
            </w:r>
            <w:r w:rsidR="000228ED">
              <w:rPr>
                <w:noProof/>
                <w:webHidden/>
              </w:rPr>
              <w:fldChar w:fldCharType="separate"/>
            </w:r>
            <w:r w:rsidR="000228ED">
              <w:rPr>
                <w:noProof/>
                <w:webHidden/>
              </w:rPr>
              <w:t>36</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405" w:history="1">
            <w:r w:rsidR="000228ED" w:rsidRPr="0044439B">
              <w:rPr>
                <w:rStyle w:val="Hyperlink"/>
                <w:noProof/>
              </w:rPr>
              <w:t>Chapter 6</w:t>
            </w:r>
            <w:r w:rsidR="000228ED">
              <w:rPr>
                <w:noProof/>
                <w:webHidden/>
              </w:rPr>
              <w:tab/>
            </w:r>
            <w:r w:rsidR="000228ED">
              <w:rPr>
                <w:noProof/>
                <w:webHidden/>
              </w:rPr>
              <w:fldChar w:fldCharType="begin"/>
            </w:r>
            <w:r w:rsidR="000228ED">
              <w:rPr>
                <w:noProof/>
                <w:webHidden/>
              </w:rPr>
              <w:instrText xml:space="preserve"> PAGEREF _Toc73242405 \h </w:instrText>
            </w:r>
            <w:r w:rsidR="000228ED">
              <w:rPr>
                <w:noProof/>
                <w:webHidden/>
              </w:rPr>
            </w:r>
            <w:r w:rsidR="000228ED">
              <w:rPr>
                <w:noProof/>
                <w:webHidden/>
              </w:rPr>
              <w:fldChar w:fldCharType="separate"/>
            </w:r>
            <w:r w:rsidR="000228ED">
              <w:rPr>
                <w:noProof/>
                <w:webHidden/>
              </w:rPr>
              <w:t>39</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406" w:history="1">
            <w:r w:rsidR="000228ED" w:rsidRPr="0044439B">
              <w:rPr>
                <w:rStyle w:val="Hyperlink"/>
                <w:noProof/>
              </w:rPr>
              <w:t>Testing and Evaluation</w:t>
            </w:r>
            <w:r w:rsidR="000228ED">
              <w:rPr>
                <w:noProof/>
                <w:webHidden/>
              </w:rPr>
              <w:tab/>
            </w:r>
            <w:r w:rsidR="000228ED">
              <w:rPr>
                <w:noProof/>
                <w:webHidden/>
              </w:rPr>
              <w:fldChar w:fldCharType="begin"/>
            </w:r>
            <w:r w:rsidR="000228ED">
              <w:rPr>
                <w:noProof/>
                <w:webHidden/>
              </w:rPr>
              <w:instrText xml:space="preserve"> PAGEREF _Toc73242406 \h </w:instrText>
            </w:r>
            <w:r w:rsidR="000228ED">
              <w:rPr>
                <w:noProof/>
                <w:webHidden/>
              </w:rPr>
            </w:r>
            <w:r w:rsidR="000228ED">
              <w:rPr>
                <w:noProof/>
                <w:webHidden/>
              </w:rPr>
              <w:fldChar w:fldCharType="separate"/>
            </w:r>
            <w:r w:rsidR="000228ED">
              <w:rPr>
                <w:noProof/>
                <w:webHidden/>
              </w:rPr>
              <w:t>39</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407" w:history="1">
            <w:r w:rsidR="000228ED" w:rsidRPr="0044439B">
              <w:rPr>
                <w:rStyle w:val="Hyperlink"/>
                <w:noProof/>
              </w:rPr>
              <w:t>6. Testing and Evaluation</w:t>
            </w:r>
            <w:r w:rsidR="000228ED">
              <w:rPr>
                <w:noProof/>
                <w:webHidden/>
              </w:rPr>
              <w:tab/>
            </w:r>
            <w:r w:rsidR="000228ED">
              <w:rPr>
                <w:noProof/>
                <w:webHidden/>
              </w:rPr>
              <w:fldChar w:fldCharType="begin"/>
            </w:r>
            <w:r w:rsidR="000228ED">
              <w:rPr>
                <w:noProof/>
                <w:webHidden/>
              </w:rPr>
              <w:instrText xml:space="preserve"> PAGEREF _Toc73242407 \h </w:instrText>
            </w:r>
            <w:r w:rsidR="000228ED">
              <w:rPr>
                <w:noProof/>
                <w:webHidden/>
              </w:rPr>
            </w:r>
            <w:r w:rsidR="000228ED">
              <w:rPr>
                <w:noProof/>
                <w:webHidden/>
              </w:rPr>
              <w:fldChar w:fldCharType="separate"/>
            </w:r>
            <w:r w:rsidR="000228ED">
              <w:rPr>
                <w:noProof/>
                <w:webHidden/>
              </w:rPr>
              <w:t>40</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08" w:history="1">
            <w:r w:rsidR="000228ED" w:rsidRPr="0044439B">
              <w:rPr>
                <w:rStyle w:val="Hyperlink"/>
                <w:noProof/>
              </w:rPr>
              <w:t>6.1 Manual Testing</w:t>
            </w:r>
            <w:r w:rsidR="000228ED">
              <w:rPr>
                <w:noProof/>
                <w:webHidden/>
              </w:rPr>
              <w:tab/>
            </w:r>
            <w:r w:rsidR="000228ED">
              <w:rPr>
                <w:noProof/>
                <w:webHidden/>
              </w:rPr>
              <w:fldChar w:fldCharType="begin"/>
            </w:r>
            <w:r w:rsidR="000228ED">
              <w:rPr>
                <w:noProof/>
                <w:webHidden/>
              </w:rPr>
              <w:instrText xml:space="preserve"> PAGEREF _Toc73242408 \h </w:instrText>
            </w:r>
            <w:r w:rsidR="000228ED">
              <w:rPr>
                <w:noProof/>
                <w:webHidden/>
              </w:rPr>
            </w:r>
            <w:r w:rsidR="000228ED">
              <w:rPr>
                <w:noProof/>
                <w:webHidden/>
              </w:rPr>
              <w:fldChar w:fldCharType="separate"/>
            </w:r>
            <w:r w:rsidR="000228ED">
              <w:rPr>
                <w:noProof/>
                <w:webHidden/>
              </w:rPr>
              <w:t>40</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09" w:history="1">
            <w:r w:rsidR="000228ED" w:rsidRPr="0044439B">
              <w:rPr>
                <w:rStyle w:val="Hyperlink"/>
                <w:noProof/>
              </w:rPr>
              <w:t>6.1.1 System Testing</w:t>
            </w:r>
            <w:r w:rsidR="000228ED">
              <w:rPr>
                <w:noProof/>
                <w:webHidden/>
              </w:rPr>
              <w:tab/>
            </w:r>
            <w:r w:rsidR="000228ED">
              <w:rPr>
                <w:noProof/>
                <w:webHidden/>
              </w:rPr>
              <w:fldChar w:fldCharType="begin"/>
            </w:r>
            <w:r w:rsidR="000228ED">
              <w:rPr>
                <w:noProof/>
                <w:webHidden/>
              </w:rPr>
              <w:instrText xml:space="preserve"> PAGEREF _Toc73242409 \h </w:instrText>
            </w:r>
            <w:r w:rsidR="000228ED">
              <w:rPr>
                <w:noProof/>
                <w:webHidden/>
              </w:rPr>
            </w:r>
            <w:r w:rsidR="000228ED">
              <w:rPr>
                <w:noProof/>
                <w:webHidden/>
              </w:rPr>
              <w:fldChar w:fldCharType="separate"/>
            </w:r>
            <w:r w:rsidR="000228ED">
              <w:rPr>
                <w:noProof/>
                <w:webHidden/>
              </w:rPr>
              <w:t>40</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10" w:history="1">
            <w:r w:rsidR="000228ED" w:rsidRPr="0044439B">
              <w:rPr>
                <w:rStyle w:val="Hyperlink"/>
                <w:noProof/>
              </w:rPr>
              <w:t>6.1.2 Unit Testing</w:t>
            </w:r>
            <w:r w:rsidR="000228ED">
              <w:rPr>
                <w:noProof/>
                <w:webHidden/>
              </w:rPr>
              <w:tab/>
            </w:r>
            <w:r w:rsidR="000228ED">
              <w:rPr>
                <w:noProof/>
                <w:webHidden/>
              </w:rPr>
              <w:fldChar w:fldCharType="begin"/>
            </w:r>
            <w:r w:rsidR="000228ED">
              <w:rPr>
                <w:noProof/>
                <w:webHidden/>
              </w:rPr>
              <w:instrText xml:space="preserve"> PAGEREF _Toc73242410 \h </w:instrText>
            </w:r>
            <w:r w:rsidR="000228ED">
              <w:rPr>
                <w:noProof/>
                <w:webHidden/>
              </w:rPr>
            </w:r>
            <w:r w:rsidR="000228ED">
              <w:rPr>
                <w:noProof/>
                <w:webHidden/>
              </w:rPr>
              <w:fldChar w:fldCharType="separate"/>
            </w:r>
            <w:r w:rsidR="000228ED">
              <w:rPr>
                <w:noProof/>
                <w:webHidden/>
              </w:rPr>
              <w:t>41</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11" w:history="1">
            <w:r w:rsidR="000228ED" w:rsidRPr="0044439B">
              <w:rPr>
                <w:rStyle w:val="Hyperlink"/>
                <w:noProof/>
              </w:rPr>
              <w:t>6.1.3 Functional Testing</w:t>
            </w:r>
            <w:r w:rsidR="000228ED">
              <w:rPr>
                <w:noProof/>
                <w:webHidden/>
              </w:rPr>
              <w:tab/>
            </w:r>
            <w:r w:rsidR="000228ED">
              <w:rPr>
                <w:noProof/>
                <w:webHidden/>
              </w:rPr>
              <w:fldChar w:fldCharType="begin"/>
            </w:r>
            <w:r w:rsidR="000228ED">
              <w:rPr>
                <w:noProof/>
                <w:webHidden/>
              </w:rPr>
              <w:instrText xml:space="preserve"> PAGEREF _Toc73242411 \h </w:instrText>
            </w:r>
            <w:r w:rsidR="000228ED">
              <w:rPr>
                <w:noProof/>
                <w:webHidden/>
              </w:rPr>
            </w:r>
            <w:r w:rsidR="000228ED">
              <w:rPr>
                <w:noProof/>
                <w:webHidden/>
              </w:rPr>
              <w:fldChar w:fldCharType="separate"/>
            </w:r>
            <w:r w:rsidR="000228ED">
              <w:rPr>
                <w:noProof/>
                <w:webHidden/>
              </w:rPr>
              <w:t>42</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12" w:history="1">
            <w:r w:rsidR="000228ED" w:rsidRPr="0044439B">
              <w:rPr>
                <w:rStyle w:val="Hyperlink"/>
                <w:noProof/>
              </w:rPr>
              <w:t>6.1.4 Integration Testing</w:t>
            </w:r>
            <w:r w:rsidR="000228ED">
              <w:rPr>
                <w:noProof/>
                <w:webHidden/>
              </w:rPr>
              <w:tab/>
            </w:r>
            <w:r w:rsidR="000228ED">
              <w:rPr>
                <w:noProof/>
                <w:webHidden/>
              </w:rPr>
              <w:fldChar w:fldCharType="begin"/>
            </w:r>
            <w:r w:rsidR="000228ED">
              <w:rPr>
                <w:noProof/>
                <w:webHidden/>
              </w:rPr>
              <w:instrText xml:space="preserve"> PAGEREF _Toc73242412 \h </w:instrText>
            </w:r>
            <w:r w:rsidR="000228ED">
              <w:rPr>
                <w:noProof/>
                <w:webHidden/>
              </w:rPr>
            </w:r>
            <w:r w:rsidR="000228ED">
              <w:rPr>
                <w:noProof/>
                <w:webHidden/>
              </w:rPr>
              <w:fldChar w:fldCharType="separate"/>
            </w:r>
            <w:r w:rsidR="000228ED">
              <w:rPr>
                <w:noProof/>
                <w:webHidden/>
              </w:rPr>
              <w:t>45</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13" w:history="1">
            <w:r w:rsidR="000228ED" w:rsidRPr="0044439B">
              <w:rPr>
                <w:rStyle w:val="Hyperlink"/>
                <w:noProof/>
              </w:rPr>
              <w:t>6.2 Automated Testing</w:t>
            </w:r>
            <w:r w:rsidR="000228ED">
              <w:rPr>
                <w:noProof/>
                <w:webHidden/>
              </w:rPr>
              <w:tab/>
            </w:r>
            <w:r w:rsidR="000228ED">
              <w:rPr>
                <w:noProof/>
                <w:webHidden/>
              </w:rPr>
              <w:fldChar w:fldCharType="begin"/>
            </w:r>
            <w:r w:rsidR="000228ED">
              <w:rPr>
                <w:noProof/>
                <w:webHidden/>
              </w:rPr>
              <w:instrText xml:space="preserve"> PAGEREF _Toc73242413 \h </w:instrText>
            </w:r>
            <w:r w:rsidR="000228ED">
              <w:rPr>
                <w:noProof/>
                <w:webHidden/>
              </w:rPr>
            </w:r>
            <w:r w:rsidR="000228ED">
              <w:rPr>
                <w:noProof/>
                <w:webHidden/>
              </w:rPr>
              <w:fldChar w:fldCharType="separate"/>
            </w:r>
            <w:r w:rsidR="000228ED">
              <w:rPr>
                <w:noProof/>
                <w:webHidden/>
              </w:rPr>
              <w:t>46</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14" w:history="1">
            <w:r w:rsidR="000228ED" w:rsidRPr="0044439B">
              <w:rPr>
                <w:rStyle w:val="Hyperlink"/>
                <w:noProof/>
              </w:rPr>
              <w:t>6.3 Tools</w:t>
            </w:r>
            <w:r w:rsidR="000228ED">
              <w:rPr>
                <w:noProof/>
                <w:webHidden/>
              </w:rPr>
              <w:tab/>
            </w:r>
            <w:r w:rsidR="000228ED">
              <w:rPr>
                <w:noProof/>
                <w:webHidden/>
              </w:rPr>
              <w:fldChar w:fldCharType="begin"/>
            </w:r>
            <w:r w:rsidR="000228ED">
              <w:rPr>
                <w:noProof/>
                <w:webHidden/>
              </w:rPr>
              <w:instrText xml:space="preserve"> PAGEREF _Toc73242414 \h </w:instrText>
            </w:r>
            <w:r w:rsidR="000228ED">
              <w:rPr>
                <w:noProof/>
                <w:webHidden/>
              </w:rPr>
            </w:r>
            <w:r w:rsidR="000228ED">
              <w:rPr>
                <w:noProof/>
                <w:webHidden/>
              </w:rPr>
              <w:fldChar w:fldCharType="separate"/>
            </w:r>
            <w:r w:rsidR="000228ED">
              <w:rPr>
                <w:noProof/>
                <w:webHidden/>
              </w:rPr>
              <w:t>46</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415" w:history="1">
            <w:r w:rsidR="000228ED" w:rsidRPr="0044439B">
              <w:rPr>
                <w:rStyle w:val="Hyperlink"/>
                <w:noProof/>
              </w:rPr>
              <w:t>Chapter 7</w:t>
            </w:r>
            <w:r w:rsidR="000228ED">
              <w:rPr>
                <w:noProof/>
                <w:webHidden/>
              </w:rPr>
              <w:tab/>
            </w:r>
            <w:r w:rsidR="000228ED">
              <w:rPr>
                <w:noProof/>
                <w:webHidden/>
              </w:rPr>
              <w:fldChar w:fldCharType="begin"/>
            </w:r>
            <w:r w:rsidR="000228ED">
              <w:rPr>
                <w:noProof/>
                <w:webHidden/>
              </w:rPr>
              <w:instrText xml:space="preserve"> PAGEREF _Toc73242415 \h </w:instrText>
            </w:r>
            <w:r w:rsidR="000228ED">
              <w:rPr>
                <w:noProof/>
                <w:webHidden/>
              </w:rPr>
            </w:r>
            <w:r w:rsidR="000228ED">
              <w:rPr>
                <w:noProof/>
                <w:webHidden/>
              </w:rPr>
              <w:fldChar w:fldCharType="separate"/>
            </w:r>
            <w:r w:rsidR="000228ED">
              <w:rPr>
                <w:noProof/>
                <w:webHidden/>
              </w:rPr>
              <w:t>47</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416" w:history="1">
            <w:r w:rsidR="000228ED" w:rsidRPr="0044439B">
              <w:rPr>
                <w:rStyle w:val="Hyperlink"/>
                <w:noProof/>
              </w:rPr>
              <w:t>Conclusion and Future Work</w:t>
            </w:r>
            <w:r w:rsidR="000228ED">
              <w:rPr>
                <w:noProof/>
                <w:webHidden/>
              </w:rPr>
              <w:tab/>
            </w:r>
            <w:r w:rsidR="000228ED">
              <w:rPr>
                <w:noProof/>
                <w:webHidden/>
              </w:rPr>
              <w:fldChar w:fldCharType="begin"/>
            </w:r>
            <w:r w:rsidR="000228ED">
              <w:rPr>
                <w:noProof/>
                <w:webHidden/>
              </w:rPr>
              <w:instrText xml:space="preserve"> PAGEREF _Toc73242416 \h </w:instrText>
            </w:r>
            <w:r w:rsidR="000228ED">
              <w:rPr>
                <w:noProof/>
                <w:webHidden/>
              </w:rPr>
            </w:r>
            <w:r w:rsidR="000228ED">
              <w:rPr>
                <w:noProof/>
                <w:webHidden/>
              </w:rPr>
              <w:fldChar w:fldCharType="separate"/>
            </w:r>
            <w:r w:rsidR="000228ED">
              <w:rPr>
                <w:noProof/>
                <w:webHidden/>
              </w:rPr>
              <w:t>47</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417" w:history="1">
            <w:r w:rsidR="000228ED" w:rsidRPr="0044439B">
              <w:rPr>
                <w:rStyle w:val="Hyperlink"/>
                <w:noProof/>
              </w:rPr>
              <w:t>7. Conclusion and Future Work</w:t>
            </w:r>
            <w:r w:rsidR="000228ED">
              <w:rPr>
                <w:noProof/>
                <w:webHidden/>
              </w:rPr>
              <w:tab/>
            </w:r>
            <w:r w:rsidR="000228ED">
              <w:rPr>
                <w:noProof/>
                <w:webHidden/>
              </w:rPr>
              <w:fldChar w:fldCharType="begin"/>
            </w:r>
            <w:r w:rsidR="000228ED">
              <w:rPr>
                <w:noProof/>
                <w:webHidden/>
              </w:rPr>
              <w:instrText xml:space="preserve"> PAGEREF _Toc73242417 \h </w:instrText>
            </w:r>
            <w:r w:rsidR="000228ED">
              <w:rPr>
                <w:noProof/>
                <w:webHidden/>
              </w:rPr>
            </w:r>
            <w:r w:rsidR="000228ED">
              <w:rPr>
                <w:noProof/>
                <w:webHidden/>
              </w:rPr>
              <w:fldChar w:fldCharType="separate"/>
            </w:r>
            <w:r w:rsidR="000228ED">
              <w:rPr>
                <w:noProof/>
                <w:webHidden/>
              </w:rPr>
              <w:t>48</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18" w:history="1">
            <w:r w:rsidR="000228ED" w:rsidRPr="0044439B">
              <w:rPr>
                <w:rStyle w:val="Hyperlink"/>
                <w:noProof/>
              </w:rPr>
              <w:t>7.1 Conclusion</w:t>
            </w:r>
            <w:r w:rsidR="000228ED">
              <w:rPr>
                <w:noProof/>
                <w:webHidden/>
              </w:rPr>
              <w:tab/>
            </w:r>
            <w:r w:rsidR="000228ED">
              <w:rPr>
                <w:noProof/>
                <w:webHidden/>
              </w:rPr>
              <w:fldChar w:fldCharType="begin"/>
            </w:r>
            <w:r w:rsidR="000228ED">
              <w:rPr>
                <w:noProof/>
                <w:webHidden/>
              </w:rPr>
              <w:instrText xml:space="preserve"> PAGEREF _Toc73242418 \h </w:instrText>
            </w:r>
            <w:r w:rsidR="000228ED">
              <w:rPr>
                <w:noProof/>
                <w:webHidden/>
              </w:rPr>
            </w:r>
            <w:r w:rsidR="000228ED">
              <w:rPr>
                <w:noProof/>
                <w:webHidden/>
              </w:rPr>
              <w:fldChar w:fldCharType="separate"/>
            </w:r>
            <w:r w:rsidR="000228ED">
              <w:rPr>
                <w:noProof/>
                <w:webHidden/>
              </w:rPr>
              <w:t>48</w:t>
            </w:r>
            <w:r w:rsidR="000228ED">
              <w:rPr>
                <w:noProof/>
                <w:webHidden/>
              </w:rPr>
              <w:fldChar w:fldCharType="end"/>
            </w:r>
          </w:hyperlink>
        </w:p>
        <w:p w:rsidR="000228ED" w:rsidRDefault="00DF6BE5">
          <w:pPr>
            <w:pStyle w:val="TOC2"/>
            <w:tabs>
              <w:tab w:val="right" w:leader="dot" w:pos="9040"/>
            </w:tabs>
            <w:rPr>
              <w:rFonts w:asciiTheme="minorHAnsi" w:eastAsiaTheme="minorEastAsia" w:hAnsiTheme="minorHAnsi" w:cstheme="minorBidi"/>
              <w:noProof/>
              <w:sz w:val="22"/>
              <w:szCs w:val="22"/>
            </w:rPr>
          </w:pPr>
          <w:hyperlink w:anchor="_Toc73242419" w:history="1">
            <w:r w:rsidR="000228ED" w:rsidRPr="0044439B">
              <w:rPr>
                <w:rStyle w:val="Hyperlink"/>
                <w:noProof/>
              </w:rPr>
              <w:t>7.2 Future Work</w:t>
            </w:r>
            <w:r w:rsidR="000228ED">
              <w:rPr>
                <w:noProof/>
                <w:webHidden/>
              </w:rPr>
              <w:tab/>
            </w:r>
            <w:r w:rsidR="000228ED">
              <w:rPr>
                <w:noProof/>
                <w:webHidden/>
              </w:rPr>
              <w:fldChar w:fldCharType="begin"/>
            </w:r>
            <w:r w:rsidR="000228ED">
              <w:rPr>
                <w:noProof/>
                <w:webHidden/>
              </w:rPr>
              <w:instrText xml:space="preserve"> PAGEREF _Toc73242419 \h </w:instrText>
            </w:r>
            <w:r w:rsidR="000228ED">
              <w:rPr>
                <w:noProof/>
                <w:webHidden/>
              </w:rPr>
            </w:r>
            <w:r w:rsidR="000228ED">
              <w:rPr>
                <w:noProof/>
                <w:webHidden/>
              </w:rPr>
              <w:fldChar w:fldCharType="separate"/>
            </w:r>
            <w:r w:rsidR="000228ED">
              <w:rPr>
                <w:noProof/>
                <w:webHidden/>
              </w:rPr>
              <w:t>49</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420" w:history="1">
            <w:r w:rsidR="000228ED" w:rsidRPr="0044439B">
              <w:rPr>
                <w:rStyle w:val="Hyperlink"/>
                <w:noProof/>
              </w:rPr>
              <w:t>Chapter 8</w:t>
            </w:r>
            <w:r w:rsidR="000228ED">
              <w:rPr>
                <w:noProof/>
                <w:webHidden/>
              </w:rPr>
              <w:tab/>
            </w:r>
            <w:r w:rsidR="000228ED">
              <w:rPr>
                <w:noProof/>
                <w:webHidden/>
              </w:rPr>
              <w:fldChar w:fldCharType="begin"/>
            </w:r>
            <w:r w:rsidR="000228ED">
              <w:rPr>
                <w:noProof/>
                <w:webHidden/>
              </w:rPr>
              <w:instrText xml:space="preserve"> PAGEREF _Toc73242420 \h </w:instrText>
            </w:r>
            <w:r w:rsidR="000228ED">
              <w:rPr>
                <w:noProof/>
                <w:webHidden/>
              </w:rPr>
            </w:r>
            <w:r w:rsidR="000228ED">
              <w:rPr>
                <w:noProof/>
                <w:webHidden/>
              </w:rPr>
              <w:fldChar w:fldCharType="separate"/>
            </w:r>
            <w:r w:rsidR="000228ED">
              <w:rPr>
                <w:noProof/>
                <w:webHidden/>
              </w:rPr>
              <w:t>50</w:t>
            </w:r>
            <w:r w:rsidR="000228ED">
              <w:rPr>
                <w:noProof/>
                <w:webHidden/>
              </w:rPr>
              <w:fldChar w:fldCharType="end"/>
            </w:r>
          </w:hyperlink>
        </w:p>
        <w:p w:rsidR="000228ED" w:rsidRDefault="00DF6BE5">
          <w:pPr>
            <w:pStyle w:val="TOC1"/>
            <w:tabs>
              <w:tab w:val="right" w:leader="dot" w:pos="9040"/>
            </w:tabs>
            <w:rPr>
              <w:rFonts w:asciiTheme="minorHAnsi" w:eastAsiaTheme="minorEastAsia" w:hAnsiTheme="minorHAnsi" w:cstheme="minorBidi"/>
              <w:b w:val="0"/>
              <w:bCs w:val="0"/>
              <w:noProof/>
              <w:sz w:val="22"/>
              <w:szCs w:val="22"/>
            </w:rPr>
          </w:pPr>
          <w:hyperlink w:anchor="_Toc73242421" w:history="1">
            <w:r w:rsidR="000228ED" w:rsidRPr="0044439B">
              <w:rPr>
                <w:rStyle w:val="Hyperlink"/>
                <w:noProof/>
              </w:rPr>
              <w:t>References</w:t>
            </w:r>
            <w:r w:rsidR="000228ED">
              <w:rPr>
                <w:noProof/>
                <w:webHidden/>
              </w:rPr>
              <w:tab/>
            </w:r>
            <w:r w:rsidR="000228ED">
              <w:rPr>
                <w:noProof/>
                <w:webHidden/>
              </w:rPr>
              <w:fldChar w:fldCharType="begin"/>
            </w:r>
            <w:r w:rsidR="000228ED">
              <w:rPr>
                <w:noProof/>
                <w:webHidden/>
              </w:rPr>
              <w:instrText xml:space="preserve"> PAGEREF _Toc73242421 \h </w:instrText>
            </w:r>
            <w:r w:rsidR="000228ED">
              <w:rPr>
                <w:noProof/>
                <w:webHidden/>
              </w:rPr>
            </w:r>
            <w:r w:rsidR="000228ED">
              <w:rPr>
                <w:noProof/>
                <w:webHidden/>
              </w:rPr>
              <w:fldChar w:fldCharType="separate"/>
            </w:r>
            <w:r w:rsidR="000228ED">
              <w:rPr>
                <w:noProof/>
                <w:webHidden/>
              </w:rPr>
              <w:t>50</w:t>
            </w:r>
            <w:r w:rsidR="000228ED">
              <w:rPr>
                <w:noProof/>
                <w:webHidden/>
              </w:rPr>
              <w:fldChar w:fldCharType="end"/>
            </w:r>
          </w:hyperlink>
        </w:p>
        <w:p w:rsidR="00501F29" w:rsidRPr="00052D2A" w:rsidRDefault="00115334">
          <w:r w:rsidRPr="00052D2A">
            <w:rPr>
              <w:b/>
              <w:bCs/>
            </w:rPr>
            <w:fldChar w:fldCharType="end"/>
          </w:r>
        </w:p>
      </w:sdtContent>
    </w:sdt>
    <w:p w:rsidR="00501F29" w:rsidRPr="00052D2A" w:rsidRDefault="00501F29">
      <w:pPr>
        <w:sectPr w:rsidR="00501F29" w:rsidRPr="00052D2A">
          <w:type w:val="continuous"/>
          <w:pgSz w:w="11910" w:h="16840"/>
          <w:pgMar w:top="1340" w:right="1300" w:bottom="1578" w:left="1560" w:header="720" w:footer="720" w:gutter="0"/>
          <w:cols w:space="720"/>
        </w:sectPr>
      </w:pPr>
    </w:p>
    <w:p w:rsidR="00501F29" w:rsidRPr="00052D2A" w:rsidRDefault="000D2D7B">
      <w:pPr>
        <w:spacing w:before="80"/>
        <w:ind w:left="226" w:right="477"/>
        <w:jc w:val="center"/>
        <w:rPr>
          <w:b/>
          <w:sz w:val="32"/>
        </w:rPr>
      </w:pPr>
      <w:r w:rsidRPr="00052D2A">
        <w:rPr>
          <w:b/>
          <w:sz w:val="32"/>
        </w:rPr>
        <w:lastRenderedPageBreak/>
        <w:t>Table of Figures</w:t>
      </w:r>
    </w:p>
    <w:p w:rsidR="00501F29" w:rsidRPr="00052D2A" w:rsidRDefault="00501F29"/>
    <w:p w:rsidR="00501F29" w:rsidRPr="00052D2A" w:rsidRDefault="00115334">
      <w:pPr>
        <w:pStyle w:val="TableofFigures"/>
        <w:tabs>
          <w:tab w:val="right" w:leader="dot" w:pos="9040"/>
        </w:tabs>
        <w:rPr>
          <w:rFonts w:eastAsiaTheme="minorEastAsia"/>
        </w:rPr>
      </w:pPr>
      <w:r w:rsidRPr="00052D2A">
        <w:rPr>
          <w:sz w:val="20"/>
        </w:rPr>
        <w:fldChar w:fldCharType="begin"/>
      </w:r>
      <w:r w:rsidR="000D2D7B" w:rsidRPr="00052D2A">
        <w:rPr>
          <w:sz w:val="20"/>
        </w:rPr>
        <w:instrText xml:space="preserve"> TOC \h \z \c "Figure" </w:instrText>
      </w:r>
      <w:r w:rsidRPr="00052D2A">
        <w:rPr>
          <w:sz w:val="20"/>
        </w:rPr>
        <w:fldChar w:fldCharType="separate"/>
      </w:r>
      <w:hyperlink w:anchor="_Toc71534418" w:history="1">
        <w:r w:rsidR="000D2D7B" w:rsidRPr="00052D2A">
          <w:rPr>
            <w:rStyle w:val="Hyperlink"/>
            <w:b/>
            <w:bCs/>
          </w:rPr>
          <w:t>Figure 1.1 Brain Tumor Images</w:t>
        </w:r>
        <w:r w:rsidR="000D2D7B" w:rsidRPr="00052D2A">
          <w:tab/>
        </w:r>
        <w:r w:rsidRPr="00052D2A">
          <w:fldChar w:fldCharType="begin"/>
        </w:r>
        <w:r w:rsidR="000D2D7B" w:rsidRPr="00052D2A">
          <w:instrText xml:space="preserve"> PAGEREF _Toc71534418 \h </w:instrText>
        </w:r>
        <w:r w:rsidRPr="00052D2A">
          <w:fldChar w:fldCharType="separate"/>
        </w:r>
        <w:r w:rsidR="000D2D7B" w:rsidRPr="00052D2A">
          <w:rPr>
            <w:noProof/>
          </w:rPr>
          <w:t>3</w:t>
        </w:r>
        <w:r w:rsidRPr="00052D2A">
          <w:fldChar w:fldCharType="end"/>
        </w:r>
      </w:hyperlink>
    </w:p>
    <w:p w:rsidR="00501F29" w:rsidRPr="00052D2A" w:rsidRDefault="00DF6BE5">
      <w:pPr>
        <w:pStyle w:val="TableofFigures"/>
        <w:tabs>
          <w:tab w:val="right" w:leader="dot" w:pos="9040"/>
        </w:tabs>
        <w:rPr>
          <w:rFonts w:eastAsiaTheme="minorEastAsia"/>
        </w:rPr>
      </w:pPr>
      <w:hyperlink w:anchor="_Toc71534419" w:history="1">
        <w:r w:rsidR="000D2D7B" w:rsidRPr="00052D2A">
          <w:rPr>
            <w:rStyle w:val="Hyperlink"/>
            <w:b/>
            <w:bCs/>
          </w:rPr>
          <w:t>Figure 1.2 Pituitary Tumor</w:t>
        </w:r>
        <w:r w:rsidR="000D2D7B" w:rsidRPr="00052D2A">
          <w:tab/>
        </w:r>
        <w:r w:rsidR="00115334" w:rsidRPr="00052D2A">
          <w:fldChar w:fldCharType="begin"/>
        </w:r>
        <w:r w:rsidR="000D2D7B" w:rsidRPr="00052D2A">
          <w:instrText xml:space="preserve"> PAGEREF _Toc71534419 \h </w:instrText>
        </w:r>
        <w:r w:rsidR="00115334" w:rsidRPr="00052D2A">
          <w:fldChar w:fldCharType="separate"/>
        </w:r>
        <w:r w:rsidR="000D2D7B" w:rsidRPr="00052D2A">
          <w:rPr>
            <w:noProof/>
          </w:rPr>
          <w:t>3</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0" w:history="1">
        <w:r w:rsidR="000D2D7B" w:rsidRPr="00052D2A">
          <w:rPr>
            <w:rStyle w:val="Hyperlink"/>
            <w:b/>
            <w:bCs/>
          </w:rPr>
          <w:t>Figure 1.3 Meningioma Tumor</w:t>
        </w:r>
        <w:r w:rsidR="000D2D7B" w:rsidRPr="00052D2A">
          <w:tab/>
        </w:r>
        <w:r w:rsidR="00115334" w:rsidRPr="00052D2A">
          <w:fldChar w:fldCharType="begin"/>
        </w:r>
        <w:r w:rsidR="000D2D7B" w:rsidRPr="00052D2A">
          <w:instrText xml:space="preserve"> PAGEREF _Toc71534420 \h </w:instrText>
        </w:r>
        <w:r w:rsidR="00115334" w:rsidRPr="00052D2A">
          <w:fldChar w:fldCharType="separate"/>
        </w:r>
        <w:r w:rsidR="000D2D7B" w:rsidRPr="00052D2A">
          <w:rPr>
            <w:noProof/>
          </w:rPr>
          <w:t>4</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1" w:history="1">
        <w:r w:rsidR="000D2D7B" w:rsidRPr="00052D2A">
          <w:rPr>
            <w:rStyle w:val="Hyperlink"/>
            <w:b/>
            <w:bCs/>
          </w:rPr>
          <w:t>Figure 1.4 Acoustic Neuroma</w:t>
        </w:r>
        <w:r w:rsidR="000D2D7B" w:rsidRPr="00052D2A">
          <w:tab/>
        </w:r>
        <w:r w:rsidR="00115334" w:rsidRPr="00052D2A">
          <w:fldChar w:fldCharType="begin"/>
        </w:r>
        <w:r w:rsidR="000D2D7B" w:rsidRPr="00052D2A">
          <w:instrText xml:space="preserve"> PAGEREF _Toc71534421 \h </w:instrText>
        </w:r>
        <w:r w:rsidR="00115334" w:rsidRPr="00052D2A">
          <w:fldChar w:fldCharType="separate"/>
        </w:r>
        <w:r w:rsidR="000D2D7B" w:rsidRPr="00052D2A">
          <w:rPr>
            <w:noProof/>
          </w:rPr>
          <w:t>5</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2" w:history="1">
        <w:r w:rsidR="000D2D7B" w:rsidRPr="00052D2A">
          <w:rPr>
            <w:rStyle w:val="Hyperlink"/>
            <w:b/>
            <w:bCs/>
          </w:rPr>
          <w:t>Figure 1.5 Brain Tumor Location</w:t>
        </w:r>
        <w:r w:rsidR="000D2D7B" w:rsidRPr="00052D2A">
          <w:tab/>
        </w:r>
        <w:r w:rsidR="00115334" w:rsidRPr="00052D2A">
          <w:fldChar w:fldCharType="begin"/>
        </w:r>
        <w:r w:rsidR="000D2D7B" w:rsidRPr="00052D2A">
          <w:instrText xml:space="preserve"> PAGEREF _Toc71534422 \h </w:instrText>
        </w:r>
        <w:r w:rsidR="00115334" w:rsidRPr="00052D2A">
          <w:fldChar w:fldCharType="separate"/>
        </w:r>
        <w:r w:rsidR="000D2D7B" w:rsidRPr="00052D2A">
          <w:rPr>
            <w:noProof/>
          </w:rPr>
          <w:t>6</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3" w:history="1">
        <w:r w:rsidR="000D2D7B" w:rsidRPr="00052D2A">
          <w:rPr>
            <w:rStyle w:val="Hyperlink"/>
            <w:b/>
            <w:bCs/>
          </w:rPr>
          <w:t>Figure 1.6 GLCM</w:t>
        </w:r>
        <w:r w:rsidR="000D2D7B" w:rsidRPr="00052D2A">
          <w:tab/>
        </w:r>
        <w:r w:rsidR="00115334" w:rsidRPr="00052D2A">
          <w:fldChar w:fldCharType="begin"/>
        </w:r>
        <w:r w:rsidR="000D2D7B" w:rsidRPr="00052D2A">
          <w:instrText xml:space="preserve"> PAGEREF _Toc71534423 \h </w:instrText>
        </w:r>
        <w:r w:rsidR="00115334" w:rsidRPr="00052D2A">
          <w:fldChar w:fldCharType="separate"/>
        </w:r>
        <w:r w:rsidR="000D2D7B" w:rsidRPr="00052D2A">
          <w:rPr>
            <w:noProof/>
          </w:rPr>
          <w:t>7</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4" w:history="1">
        <w:r w:rsidR="000D2D7B" w:rsidRPr="00052D2A">
          <w:rPr>
            <w:rStyle w:val="Hyperlink"/>
            <w:b/>
            <w:bCs/>
          </w:rPr>
          <w:t>Figure 1.7 Support Vector Machine</w:t>
        </w:r>
        <w:r w:rsidR="000D2D7B" w:rsidRPr="00052D2A">
          <w:tab/>
        </w:r>
        <w:r w:rsidR="00115334" w:rsidRPr="00052D2A">
          <w:fldChar w:fldCharType="begin"/>
        </w:r>
        <w:r w:rsidR="000D2D7B" w:rsidRPr="00052D2A">
          <w:instrText xml:space="preserve"> PAGEREF _Toc71534424 \h </w:instrText>
        </w:r>
        <w:r w:rsidR="00115334" w:rsidRPr="00052D2A">
          <w:fldChar w:fldCharType="separate"/>
        </w:r>
        <w:r w:rsidR="000D2D7B" w:rsidRPr="00052D2A">
          <w:rPr>
            <w:noProof/>
          </w:rPr>
          <w:t>8</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5" w:history="1">
        <w:r w:rsidR="000D2D7B" w:rsidRPr="00052D2A">
          <w:rPr>
            <w:rStyle w:val="Hyperlink"/>
            <w:b/>
            <w:bCs/>
          </w:rPr>
          <w:t>Figure 1.8 KNN</w:t>
        </w:r>
        <w:r w:rsidR="000D2D7B" w:rsidRPr="00052D2A">
          <w:tab/>
        </w:r>
        <w:r w:rsidR="00115334" w:rsidRPr="00052D2A">
          <w:fldChar w:fldCharType="begin"/>
        </w:r>
        <w:r w:rsidR="000D2D7B" w:rsidRPr="00052D2A">
          <w:instrText xml:space="preserve"> PAGEREF _Toc71534425 \h </w:instrText>
        </w:r>
        <w:r w:rsidR="00115334" w:rsidRPr="00052D2A">
          <w:fldChar w:fldCharType="separate"/>
        </w:r>
        <w:r w:rsidR="000D2D7B" w:rsidRPr="00052D2A">
          <w:rPr>
            <w:noProof/>
          </w:rPr>
          <w:t>8</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6" w:history="1">
        <w:r w:rsidR="000D2D7B" w:rsidRPr="00052D2A">
          <w:rPr>
            <w:rStyle w:val="Hyperlink"/>
            <w:b/>
            <w:bCs/>
          </w:rPr>
          <w:t>Figure 1.9 Iterative Model</w:t>
        </w:r>
        <w:r w:rsidR="000D2D7B" w:rsidRPr="00052D2A">
          <w:tab/>
        </w:r>
        <w:r w:rsidR="00115334" w:rsidRPr="00052D2A">
          <w:fldChar w:fldCharType="begin"/>
        </w:r>
        <w:r w:rsidR="000D2D7B" w:rsidRPr="00052D2A">
          <w:instrText xml:space="preserve"> PAGEREF _Toc71534426 \h </w:instrText>
        </w:r>
        <w:r w:rsidR="00115334" w:rsidRPr="00052D2A">
          <w:fldChar w:fldCharType="separate"/>
        </w:r>
        <w:r w:rsidR="000D2D7B" w:rsidRPr="00052D2A">
          <w:rPr>
            <w:noProof/>
          </w:rPr>
          <w:t>10</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7" w:history="1">
        <w:r w:rsidR="000D2D7B" w:rsidRPr="00052D2A">
          <w:rPr>
            <w:rStyle w:val="Hyperlink"/>
            <w:b/>
            <w:bCs/>
          </w:rPr>
          <w:t>Figure 3.1 Use Case Diagram</w:t>
        </w:r>
        <w:r w:rsidR="000D2D7B" w:rsidRPr="00052D2A">
          <w:tab/>
        </w:r>
        <w:r w:rsidR="00115334" w:rsidRPr="00052D2A">
          <w:fldChar w:fldCharType="begin"/>
        </w:r>
        <w:r w:rsidR="000D2D7B" w:rsidRPr="00052D2A">
          <w:instrText xml:space="preserve"> PAGEREF _Toc71534427 \h </w:instrText>
        </w:r>
        <w:r w:rsidR="00115334" w:rsidRPr="00052D2A">
          <w:fldChar w:fldCharType="separate"/>
        </w:r>
        <w:r w:rsidR="000D2D7B" w:rsidRPr="00052D2A">
          <w:rPr>
            <w:noProof/>
          </w:rPr>
          <w:t>16</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8" w:history="1">
        <w:r w:rsidR="000D2D7B" w:rsidRPr="00052D2A">
          <w:rPr>
            <w:rStyle w:val="Hyperlink"/>
            <w:b/>
            <w:bCs/>
          </w:rPr>
          <w:t>Figure 4.1 System Architecture</w:t>
        </w:r>
        <w:r w:rsidR="000D2D7B" w:rsidRPr="00052D2A">
          <w:tab/>
        </w:r>
        <w:r w:rsidR="00115334" w:rsidRPr="00052D2A">
          <w:fldChar w:fldCharType="begin"/>
        </w:r>
        <w:r w:rsidR="000D2D7B" w:rsidRPr="00052D2A">
          <w:instrText xml:space="preserve"> PAGEREF _Toc71534428 \h </w:instrText>
        </w:r>
        <w:r w:rsidR="00115334" w:rsidRPr="00052D2A">
          <w:fldChar w:fldCharType="separate"/>
        </w:r>
        <w:r w:rsidR="000D2D7B" w:rsidRPr="00052D2A">
          <w:rPr>
            <w:noProof/>
          </w:rPr>
          <w:t>25</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29" w:history="1">
        <w:r w:rsidR="000D2D7B" w:rsidRPr="00052D2A">
          <w:rPr>
            <w:rStyle w:val="Hyperlink"/>
            <w:b/>
            <w:bCs/>
          </w:rPr>
          <w:t>Figure 4.2 DFD Level 0</w:t>
        </w:r>
        <w:r w:rsidR="000D2D7B" w:rsidRPr="00052D2A">
          <w:tab/>
        </w:r>
        <w:r w:rsidR="00115334" w:rsidRPr="00052D2A">
          <w:fldChar w:fldCharType="begin"/>
        </w:r>
        <w:r w:rsidR="000D2D7B" w:rsidRPr="00052D2A">
          <w:instrText xml:space="preserve"> PAGEREF _Toc71534429 \h </w:instrText>
        </w:r>
        <w:r w:rsidR="00115334" w:rsidRPr="00052D2A">
          <w:fldChar w:fldCharType="separate"/>
        </w:r>
        <w:r w:rsidR="000D2D7B" w:rsidRPr="00052D2A">
          <w:rPr>
            <w:noProof/>
          </w:rPr>
          <w:t>26</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0" w:history="1">
        <w:r w:rsidR="000D2D7B" w:rsidRPr="00052D2A">
          <w:rPr>
            <w:rStyle w:val="Hyperlink"/>
            <w:b/>
            <w:bCs/>
          </w:rPr>
          <w:t>Figure 4.3 DFD Level 1</w:t>
        </w:r>
        <w:r w:rsidR="000D2D7B" w:rsidRPr="00052D2A">
          <w:tab/>
        </w:r>
        <w:r w:rsidR="00115334" w:rsidRPr="00052D2A">
          <w:fldChar w:fldCharType="begin"/>
        </w:r>
        <w:r w:rsidR="000D2D7B" w:rsidRPr="00052D2A">
          <w:instrText xml:space="preserve"> PAGEREF _Toc71534430 \h </w:instrText>
        </w:r>
        <w:r w:rsidR="00115334" w:rsidRPr="00052D2A">
          <w:fldChar w:fldCharType="separate"/>
        </w:r>
        <w:r w:rsidR="000D2D7B" w:rsidRPr="00052D2A">
          <w:rPr>
            <w:noProof/>
          </w:rPr>
          <w:t>26</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1" w:history="1">
        <w:r w:rsidR="000D2D7B" w:rsidRPr="00052D2A">
          <w:rPr>
            <w:rStyle w:val="Hyperlink"/>
            <w:b/>
            <w:bCs/>
          </w:rPr>
          <w:t>Figure 4.4 Activity Diagram</w:t>
        </w:r>
        <w:r w:rsidR="000D2D7B" w:rsidRPr="00052D2A">
          <w:tab/>
        </w:r>
        <w:r w:rsidR="00115334" w:rsidRPr="00052D2A">
          <w:fldChar w:fldCharType="begin"/>
        </w:r>
        <w:r w:rsidR="000D2D7B" w:rsidRPr="00052D2A">
          <w:instrText xml:space="preserve"> PAGEREF _Toc71534431 \h </w:instrText>
        </w:r>
        <w:r w:rsidR="00115334" w:rsidRPr="00052D2A">
          <w:fldChar w:fldCharType="separate"/>
        </w:r>
        <w:r w:rsidR="000D2D7B" w:rsidRPr="00052D2A">
          <w:rPr>
            <w:noProof/>
          </w:rPr>
          <w:t>28</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2" w:history="1">
        <w:r w:rsidR="000D2D7B" w:rsidRPr="00052D2A">
          <w:rPr>
            <w:rStyle w:val="Hyperlink"/>
            <w:b/>
            <w:bCs/>
          </w:rPr>
          <w:t>Figure 4.5 Sequence Diagram</w:t>
        </w:r>
        <w:r w:rsidR="000D2D7B" w:rsidRPr="00052D2A">
          <w:tab/>
        </w:r>
        <w:r w:rsidR="00115334" w:rsidRPr="00052D2A">
          <w:fldChar w:fldCharType="begin"/>
        </w:r>
        <w:r w:rsidR="000D2D7B" w:rsidRPr="00052D2A">
          <w:instrText xml:space="preserve"> PAGEREF _Toc71534432 \h </w:instrText>
        </w:r>
        <w:r w:rsidR="00115334" w:rsidRPr="00052D2A">
          <w:fldChar w:fldCharType="separate"/>
        </w:r>
        <w:r w:rsidR="000D2D7B" w:rsidRPr="00052D2A">
          <w:rPr>
            <w:noProof/>
          </w:rPr>
          <w:t>29</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3" w:history="1">
        <w:r w:rsidR="000D2D7B" w:rsidRPr="00052D2A">
          <w:rPr>
            <w:rStyle w:val="Hyperlink"/>
            <w:b/>
            <w:bCs/>
          </w:rPr>
          <w:t>Figure 4.6 Class Diagram</w:t>
        </w:r>
        <w:r w:rsidR="000D2D7B" w:rsidRPr="00052D2A">
          <w:tab/>
        </w:r>
        <w:r w:rsidR="00115334" w:rsidRPr="00052D2A">
          <w:fldChar w:fldCharType="begin"/>
        </w:r>
        <w:r w:rsidR="000D2D7B" w:rsidRPr="00052D2A">
          <w:instrText xml:space="preserve"> PAGEREF _Toc71534433 \h </w:instrText>
        </w:r>
        <w:r w:rsidR="00115334" w:rsidRPr="00052D2A">
          <w:fldChar w:fldCharType="separate"/>
        </w:r>
        <w:r w:rsidR="000D2D7B" w:rsidRPr="00052D2A">
          <w:rPr>
            <w:noProof/>
          </w:rPr>
          <w:t>30</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4" w:history="1">
        <w:r w:rsidR="000D2D7B" w:rsidRPr="00052D2A">
          <w:rPr>
            <w:rStyle w:val="Hyperlink"/>
            <w:b/>
            <w:bCs/>
          </w:rPr>
          <w:t>Figure 5.1 Dataset</w:t>
        </w:r>
        <w:r w:rsidR="000D2D7B" w:rsidRPr="00052D2A">
          <w:tab/>
        </w:r>
        <w:r w:rsidR="00115334" w:rsidRPr="00052D2A">
          <w:fldChar w:fldCharType="begin"/>
        </w:r>
        <w:r w:rsidR="000D2D7B" w:rsidRPr="00052D2A">
          <w:instrText xml:space="preserve"> PAGEREF _Toc71534434 \h </w:instrText>
        </w:r>
        <w:r w:rsidR="00115334" w:rsidRPr="00052D2A">
          <w:fldChar w:fldCharType="separate"/>
        </w:r>
        <w:r w:rsidR="000D2D7B" w:rsidRPr="00052D2A">
          <w:rPr>
            <w:noProof/>
          </w:rPr>
          <w:t>32</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5" w:history="1">
        <w:r w:rsidR="000D2D7B" w:rsidRPr="00052D2A">
          <w:rPr>
            <w:rStyle w:val="Hyperlink"/>
            <w:b/>
            <w:bCs/>
          </w:rPr>
          <w:t>Figure 5.2 Preprocessing</w:t>
        </w:r>
        <w:r w:rsidR="000D2D7B" w:rsidRPr="00052D2A">
          <w:tab/>
        </w:r>
        <w:r w:rsidR="00115334" w:rsidRPr="00052D2A">
          <w:fldChar w:fldCharType="begin"/>
        </w:r>
        <w:r w:rsidR="000D2D7B" w:rsidRPr="00052D2A">
          <w:instrText xml:space="preserve"> PAGEREF _Toc71534435 \h </w:instrText>
        </w:r>
        <w:r w:rsidR="00115334" w:rsidRPr="00052D2A">
          <w:fldChar w:fldCharType="separate"/>
        </w:r>
        <w:r w:rsidR="000D2D7B" w:rsidRPr="00052D2A">
          <w:rPr>
            <w:noProof/>
          </w:rPr>
          <w:t>32</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6" w:history="1">
        <w:r w:rsidR="000D2D7B" w:rsidRPr="00052D2A">
          <w:rPr>
            <w:rStyle w:val="Hyperlink"/>
            <w:b/>
            <w:bCs/>
          </w:rPr>
          <w:t>Figure 5.3 Image Scaling</w:t>
        </w:r>
        <w:r w:rsidR="000D2D7B" w:rsidRPr="00052D2A">
          <w:tab/>
        </w:r>
        <w:r w:rsidR="00115334" w:rsidRPr="00052D2A">
          <w:fldChar w:fldCharType="begin"/>
        </w:r>
        <w:r w:rsidR="000D2D7B" w:rsidRPr="00052D2A">
          <w:instrText xml:space="preserve"> PAGEREF _Toc71534436 \h </w:instrText>
        </w:r>
        <w:r w:rsidR="00115334" w:rsidRPr="00052D2A">
          <w:fldChar w:fldCharType="separate"/>
        </w:r>
        <w:r w:rsidR="000D2D7B" w:rsidRPr="00052D2A">
          <w:rPr>
            <w:noProof/>
          </w:rPr>
          <w:t>33</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7" w:history="1">
        <w:r w:rsidR="000D2D7B" w:rsidRPr="00052D2A">
          <w:rPr>
            <w:rStyle w:val="Hyperlink"/>
            <w:b/>
            <w:bCs/>
          </w:rPr>
          <w:t>Figure 5.4 Grey-Scaling</w:t>
        </w:r>
        <w:r w:rsidR="000D2D7B" w:rsidRPr="00052D2A">
          <w:tab/>
        </w:r>
        <w:r w:rsidR="00115334" w:rsidRPr="00052D2A">
          <w:fldChar w:fldCharType="begin"/>
        </w:r>
        <w:r w:rsidR="000D2D7B" w:rsidRPr="00052D2A">
          <w:instrText xml:space="preserve"> PAGEREF _Toc71534437 \h </w:instrText>
        </w:r>
        <w:r w:rsidR="00115334" w:rsidRPr="00052D2A">
          <w:fldChar w:fldCharType="separate"/>
        </w:r>
        <w:r w:rsidR="000D2D7B" w:rsidRPr="00052D2A">
          <w:rPr>
            <w:noProof/>
          </w:rPr>
          <w:t>33</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8" w:history="1">
        <w:r w:rsidR="000D2D7B" w:rsidRPr="00052D2A">
          <w:rPr>
            <w:rStyle w:val="Hyperlink"/>
            <w:b/>
            <w:bCs/>
          </w:rPr>
          <w:t>Figure 5.5 Image Enhancement</w:t>
        </w:r>
        <w:r w:rsidR="000D2D7B" w:rsidRPr="00052D2A">
          <w:tab/>
        </w:r>
        <w:r w:rsidR="00115334" w:rsidRPr="00052D2A">
          <w:fldChar w:fldCharType="begin"/>
        </w:r>
        <w:r w:rsidR="000D2D7B" w:rsidRPr="00052D2A">
          <w:instrText xml:space="preserve"> PAGEREF _Toc71534438 \h </w:instrText>
        </w:r>
        <w:r w:rsidR="00115334" w:rsidRPr="00052D2A">
          <w:fldChar w:fldCharType="separate"/>
        </w:r>
        <w:r w:rsidR="000D2D7B" w:rsidRPr="00052D2A">
          <w:rPr>
            <w:noProof/>
          </w:rPr>
          <w:t>33</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39" w:history="1">
        <w:r w:rsidR="000D2D7B" w:rsidRPr="00052D2A">
          <w:rPr>
            <w:rStyle w:val="Hyperlink"/>
            <w:b/>
            <w:bCs/>
          </w:rPr>
          <w:t>Figure 6.1 System Testing</w:t>
        </w:r>
        <w:r w:rsidR="000D2D7B" w:rsidRPr="00052D2A">
          <w:tab/>
        </w:r>
        <w:r w:rsidR="00115334" w:rsidRPr="00052D2A">
          <w:fldChar w:fldCharType="begin"/>
        </w:r>
        <w:r w:rsidR="000D2D7B" w:rsidRPr="00052D2A">
          <w:instrText xml:space="preserve"> PAGEREF _Toc71534439 \h </w:instrText>
        </w:r>
        <w:r w:rsidR="00115334" w:rsidRPr="00052D2A">
          <w:fldChar w:fldCharType="separate"/>
        </w:r>
        <w:r w:rsidR="000D2D7B" w:rsidRPr="00052D2A">
          <w:rPr>
            <w:noProof/>
          </w:rPr>
          <w:t>40</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40" w:history="1">
        <w:r w:rsidR="000D2D7B" w:rsidRPr="00052D2A">
          <w:rPr>
            <w:rStyle w:val="Hyperlink"/>
            <w:b/>
            <w:bCs/>
          </w:rPr>
          <w:t>Figure 6.2 Unit Testing</w:t>
        </w:r>
        <w:r w:rsidR="000D2D7B" w:rsidRPr="00052D2A">
          <w:tab/>
        </w:r>
        <w:r w:rsidR="00115334" w:rsidRPr="00052D2A">
          <w:fldChar w:fldCharType="begin"/>
        </w:r>
        <w:r w:rsidR="000D2D7B" w:rsidRPr="00052D2A">
          <w:instrText xml:space="preserve"> PAGEREF _Toc71534440 \h </w:instrText>
        </w:r>
        <w:r w:rsidR="00115334" w:rsidRPr="00052D2A">
          <w:fldChar w:fldCharType="separate"/>
        </w:r>
        <w:r w:rsidR="000D2D7B" w:rsidRPr="00052D2A">
          <w:rPr>
            <w:noProof/>
          </w:rPr>
          <w:t>41</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41" w:history="1">
        <w:r w:rsidR="000D2D7B" w:rsidRPr="00052D2A">
          <w:rPr>
            <w:rStyle w:val="Hyperlink"/>
            <w:b/>
            <w:bCs/>
          </w:rPr>
          <w:t>Figure 6.3 Units of Project</w:t>
        </w:r>
        <w:r w:rsidR="000D2D7B" w:rsidRPr="00052D2A">
          <w:tab/>
        </w:r>
        <w:r w:rsidR="00115334" w:rsidRPr="00052D2A">
          <w:fldChar w:fldCharType="begin"/>
        </w:r>
        <w:r w:rsidR="000D2D7B" w:rsidRPr="00052D2A">
          <w:instrText xml:space="preserve"> PAGEREF _Toc71534441 \h </w:instrText>
        </w:r>
        <w:r w:rsidR="00115334" w:rsidRPr="00052D2A">
          <w:fldChar w:fldCharType="separate"/>
        </w:r>
        <w:r w:rsidR="000D2D7B" w:rsidRPr="00052D2A">
          <w:rPr>
            <w:noProof/>
          </w:rPr>
          <w:t>42</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71534442" w:history="1">
        <w:r w:rsidR="000D2D7B" w:rsidRPr="00052D2A">
          <w:rPr>
            <w:rStyle w:val="Hyperlink"/>
            <w:b/>
            <w:bCs/>
          </w:rPr>
          <w:t>Figure 7.1 Conclusion</w:t>
        </w:r>
        <w:r w:rsidR="000D2D7B" w:rsidRPr="00052D2A">
          <w:tab/>
        </w:r>
        <w:r w:rsidR="00115334" w:rsidRPr="00052D2A">
          <w:fldChar w:fldCharType="begin"/>
        </w:r>
        <w:r w:rsidR="000D2D7B" w:rsidRPr="00052D2A">
          <w:instrText xml:space="preserve"> PAGEREF _Toc71534442 \h </w:instrText>
        </w:r>
        <w:r w:rsidR="00115334" w:rsidRPr="00052D2A">
          <w:fldChar w:fldCharType="separate"/>
        </w:r>
        <w:r w:rsidR="000D2D7B" w:rsidRPr="00052D2A">
          <w:rPr>
            <w:noProof/>
          </w:rPr>
          <w:t>47</w:t>
        </w:r>
        <w:r w:rsidR="00115334" w:rsidRPr="00052D2A">
          <w:fldChar w:fldCharType="end"/>
        </w:r>
      </w:hyperlink>
    </w:p>
    <w:p w:rsidR="00501F29" w:rsidRPr="00052D2A" w:rsidRDefault="00115334">
      <w:pPr>
        <w:rPr>
          <w:sz w:val="20"/>
        </w:rPr>
        <w:sectPr w:rsidR="00501F29" w:rsidRPr="00052D2A">
          <w:pgSz w:w="11910" w:h="16840"/>
          <w:pgMar w:top="1320" w:right="1300" w:bottom="1060" w:left="1560" w:header="0" w:footer="875" w:gutter="0"/>
          <w:cols w:space="720"/>
        </w:sectPr>
      </w:pPr>
      <w:r w:rsidRPr="00052D2A">
        <w:rPr>
          <w:sz w:val="20"/>
        </w:rPr>
        <w:fldChar w:fldCharType="end"/>
      </w:r>
    </w:p>
    <w:p w:rsidR="00501F29" w:rsidRPr="00052D2A" w:rsidRDefault="000D2D7B">
      <w:pPr>
        <w:jc w:val="center"/>
        <w:rPr>
          <w:b/>
          <w:bCs/>
          <w:sz w:val="32"/>
          <w:szCs w:val="32"/>
        </w:rPr>
      </w:pPr>
      <w:r w:rsidRPr="00052D2A">
        <w:rPr>
          <w:b/>
          <w:bCs/>
          <w:sz w:val="32"/>
          <w:szCs w:val="32"/>
        </w:rPr>
        <w:lastRenderedPageBreak/>
        <w:t>List of Tables</w:t>
      </w:r>
    </w:p>
    <w:p w:rsidR="00501F29" w:rsidRPr="00052D2A" w:rsidRDefault="00501F29"/>
    <w:p w:rsidR="00501F29" w:rsidRPr="00052D2A" w:rsidRDefault="00115334">
      <w:pPr>
        <w:pStyle w:val="TableofFigures"/>
        <w:tabs>
          <w:tab w:val="right" w:leader="dot" w:pos="9040"/>
        </w:tabs>
        <w:rPr>
          <w:rFonts w:eastAsiaTheme="minorEastAsia"/>
        </w:rPr>
      </w:pPr>
      <w:r w:rsidRPr="00052D2A">
        <w:rPr>
          <w:sz w:val="20"/>
        </w:rPr>
        <w:fldChar w:fldCharType="begin"/>
      </w:r>
      <w:r w:rsidR="000D2D7B" w:rsidRPr="00052D2A">
        <w:rPr>
          <w:sz w:val="20"/>
        </w:rPr>
        <w:instrText xml:space="preserve"> TOC \h \z \c "Table" </w:instrText>
      </w:r>
      <w:r w:rsidRPr="00052D2A">
        <w:rPr>
          <w:sz w:val="20"/>
        </w:rPr>
        <w:fldChar w:fldCharType="separate"/>
      </w:r>
      <w:hyperlink w:anchor="_Toc67489451" w:history="1">
        <w:r w:rsidR="000D2D7B" w:rsidRPr="00052D2A">
          <w:rPr>
            <w:rStyle w:val="Hyperlink"/>
            <w:b/>
            <w:bCs/>
          </w:rPr>
          <w:t>Table 3</w:t>
        </w:r>
        <w:r w:rsidR="000D2D7B" w:rsidRPr="00052D2A">
          <w:rPr>
            <w:rStyle w:val="Hyperlink"/>
            <w:b/>
            <w:bCs/>
          </w:rPr>
          <w:noBreakHyphen/>
          <w:t>1 Input image (Use Case Description)</w:t>
        </w:r>
        <w:r w:rsidR="000D2D7B" w:rsidRPr="00052D2A">
          <w:tab/>
        </w:r>
        <w:r w:rsidRPr="00052D2A">
          <w:fldChar w:fldCharType="begin"/>
        </w:r>
        <w:r w:rsidR="000D2D7B" w:rsidRPr="00052D2A">
          <w:instrText xml:space="preserve"> PAGEREF _Toc67489451 \h </w:instrText>
        </w:r>
        <w:r w:rsidRPr="00052D2A">
          <w:fldChar w:fldCharType="separate"/>
        </w:r>
        <w:r w:rsidR="000D2D7B" w:rsidRPr="00052D2A">
          <w:rPr>
            <w:noProof/>
          </w:rPr>
          <w:t>17</w:t>
        </w:r>
        <w:r w:rsidRPr="00052D2A">
          <w:fldChar w:fldCharType="end"/>
        </w:r>
      </w:hyperlink>
    </w:p>
    <w:p w:rsidR="00501F29" w:rsidRPr="00052D2A" w:rsidRDefault="00DF6BE5">
      <w:pPr>
        <w:pStyle w:val="TableofFigures"/>
        <w:tabs>
          <w:tab w:val="right" w:leader="dot" w:pos="9040"/>
        </w:tabs>
        <w:rPr>
          <w:rFonts w:eastAsiaTheme="minorEastAsia"/>
        </w:rPr>
      </w:pPr>
      <w:hyperlink w:anchor="_Toc67489452" w:history="1">
        <w:r w:rsidR="000D2D7B" w:rsidRPr="00052D2A">
          <w:rPr>
            <w:rStyle w:val="Hyperlink"/>
            <w:b/>
            <w:bCs/>
          </w:rPr>
          <w:t>Table 3</w:t>
        </w:r>
        <w:r w:rsidR="000D2D7B" w:rsidRPr="00052D2A">
          <w:rPr>
            <w:rStyle w:val="Hyperlink"/>
            <w:b/>
            <w:bCs/>
          </w:rPr>
          <w:noBreakHyphen/>
          <w:t>2 Pre-Processing (Use Case Description)</w:t>
        </w:r>
        <w:r w:rsidR="000D2D7B" w:rsidRPr="00052D2A">
          <w:tab/>
        </w:r>
        <w:r w:rsidR="00115334" w:rsidRPr="00052D2A">
          <w:fldChar w:fldCharType="begin"/>
        </w:r>
        <w:r w:rsidR="000D2D7B" w:rsidRPr="00052D2A">
          <w:instrText xml:space="preserve"> PAGEREF _Toc67489452 \h </w:instrText>
        </w:r>
        <w:r w:rsidR="00115334" w:rsidRPr="00052D2A">
          <w:fldChar w:fldCharType="separate"/>
        </w:r>
        <w:r w:rsidR="000D2D7B" w:rsidRPr="00052D2A">
          <w:rPr>
            <w:noProof/>
          </w:rPr>
          <w:t>17</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53" w:history="1">
        <w:r w:rsidR="000D2D7B" w:rsidRPr="00052D2A">
          <w:rPr>
            <w:rStyle w:val="Hyperlink"/>
            <w:b/>
            <w:bCs/>
          </w:rPr>
          <w:t>Table 3</w:t>
        </w:r>
        <w:r w:rsidR="000D2D7B" w:rsidRPr="00052D2A">
          <w:rPr>
            <w:rStyle w:val="Hyperlink"/>
            <w:b/>
            <w:bCs/>
          </w:rPr>
          <w:noBreakHyphen/>
          <w:t>3 Prediction (Use Case Description)</w:t>
        </w:r>
        <w:r w:rsidR="000D2D7B" w:rsidRPr="00052D2A">
          <w:tab/>
        </w:r>
        <w:r w:rsidR="00115334" w:rsidRPr="00052D2A">
          <w:fldChar w:fldCharType="begin"/>
        </w:r>
        <w:r w:rsidR="000D2D7B" w:rsidRPr="00052D2A">
          <w:instrText xml:space="preserve"> PAGEREF _Toc67489453 \h </w:instrText>
        </w:r>
        <w:r w:rsidR="00115334" w:rsidRPr="00052D2A">
          <w:fldChar w:fldCharType="separate"/>
        </w:r>
        <w:r w:rsidR="000D2D7B" w:rsidRPr="00052D2A">
          <w:rPr>
            <w:noProof/>
          </w:rPr>
          <w:t>18</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54" w:history="1">
        <w:r w:rsidR="000D2D7B" w:rsidRPr="00052D2A">
          <w:rPr>
            <w:rStyle w:val="Hyperlink"/>
            <w:b/>
            <w:bCs/>
          </w:rPr>
          <w:t>Table 3</w:t>
        </w:r>
        <w:r w:rsidR="000D2D7B" w:rsidRPr="00052D2A">
          <w:rPr>
            <w:rStyle w:val="Hyperlink"/>
            <w:b/>
            <w:bCs/>
          </w:rPr>
          <w:noBreakHyphen/>
          <w:t>4 Result (Use Case Description)</w:t>
        </w:r>
        <w:r w:rsidR="000D2D7B" w:rsidRPr="00052D2A">
          <w:tab/>
        </w:r>
        <w:r w:rsidR="00115334" w:rsidRPr="00052D2A">
          <w:fldChar w:fldCharType="begin"/>
        </w:r>
        <w:r w:rsidR="000D2D7B" w:rsidRPr="00052D2A">
          <w:instrText xml:space="preserve"> PAGEREF _Toc67489454 \h </w:instrText>
        </w:r>
        <w:r w:rsidR="00115334" w:rsidRPr="00052D2A">
          <w:fldChar w:fldCharType="separate"/>
        </w:r>
        <w:r w:rsidR="000D2D7B" w:rsidRPr="00052D2A">
          <w:rPr>
            <w:noProof/>
          </w:rPr>
          <w:t>19</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55" w:history="1">
        <w:r w:rsidR="000D2D7B" w:rsidRPr="00052D2A">
          <w:rPr>
            <w:rStyle w:val="Hyperlink"/>
            <w:b/>
            <w:bCs/>
          </w:rPr>
          <w:t>Table 3</w:t>
        </w:r>
        <w:r w:rsidR="000D2D7B" w:rsidRPr="00052D2A">
          <w:rPr>
            <w:rStyle w:val="Hyperlink"/>
            <w:b/>
            <w:bCs/>
          </w:rPr>
          <w:noBreakHyphen/>
          <w:t>5 FR-1 Input Image</w:t>
        </w:r>
        <w:r w:rsidR="000D2D7B" w:rsidRPr="00052D2A">
          <w:tab/>
        </w:r>
        <w:r w:rsidR="00115334" w:rsidRPr="00052D2A">
          <w:fldChar w:fldCharType="begin"/>
        </w:r>
        <w:r w:rsidR="000D2D7B" w:rsidRPr="00052D2A">
          <w:instrText xml:space="preserve"> PAGEREF _Toc67489455 \h </w:instrText>
        </w:r>
        <w:r w:rsidR="00115334" w:rsidRPr="00052D2A">
          <w:fldChar w:fldCharType="separate"/>
        </w:r>
        <w:r w:rsidR="000D2D7B" w:rsidRPr="00052D2A">
          <w:rPr>
            <w:noProof/>
          </w:rPr>
          <w:t>19</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56" w:history="1">
        <w:r w:rsidR="000D2D7B" w:rsidRPr="00052D2A">
          <w:rPr>
            <w:rStyle w:val="Hyperlink"/>
            <w:b/>
            <w:bCs/>
          </w:rPr>
          <w:t>Table 3</w:t>
        </w:r>
        <w:r w:rsidR="000D2D7B" w:rsidRPr="00052D2A">
          <w:rPr>
            <w:rStyle w:val="Hyperlink"/>
            <w:b/>
            <w:bCs/>
          </w:rPr>
          <w:noBreakHyphen/>
          <w:t>6  FR-2 Classifier CNN</w:t>
        </w:r>
        <w:r w:rsidR="000D2D7B" w:rsidRPr="00052D2A">
          <w:tab/>
        </w:r>
        <w:r w:rsidR="00115334" w:rsidRPr="00052D2A">
          <w:fldChar w:fldCharType="begin"/>
        </w:r>
        <w:r w:rsidR="000D2D7B" w:rsidRPr="00052D2A">
          <w:instrText xml:space="preserve"> PAGEREF _Toc67489456 \h </w:instrText>
        </w:r>
        <w:r w:rsidR="00115334" w:rsidRPr="00052D2A">
          <w:fldChar w:fldCharType="separate"/>
        </w:r>
        <w:r w:rsidR="000D2D7B" w:rsidRPr="00052D2A">
          <w:rPr>
            <w:noProof/>
          </w:rPr>
          <w:t>21</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57" w:history="1">
        <w:r w:rsidR="000D2D7B" w:rsidRPr="00052D2A">
          <w:rPr>
            <w:rStyle w:val="Hyperlink"/>
            <w:b/>
            <w:bCs/>
          </w:rPr>
          <w:t>Table 3</w:t>
        </w:r>
        <w:r w:rsidR="000D2D7B" w:rsidRPr="00052D2A">
          <w:rPr>
            <w:rStyle w:val="Hyperlink"/>
            <w:b/>
            <w:bCs/>
          </w:rPr>
          <w:noBreakHyphen/>
          <w:t>7 FR-3 Output</w:t>
        </w:r>
        <w:r w:rsidR="000D2D7B" w:rsidRPr="00052D2A">
          <w:tab/>
        </w:r>
        <w:r w:rsidR="00115334" w:rsidRPr="00052D2A">
          <w:fldChar w:fldCharType="begin"/>
        </w:r>
        <w:r w:rsidR="000D2D7B" w:rsidRPr="00052D2A">
          <w:instrText xml:space="preserve"> PAGEREF _Toc67489457 \h </w:instrText>
        </w:r>
        <w:r w:rsidR="00115334" w:rsidRPr="00052D2A">
          <w:fldChar w:fldCharType="separate"/>
        </w:r>
        <w:r w:rsidR="000D2D7B" w:rsidRPr="00052D2A">
          <w:rPr>
            <w:noProof/>
          </w:rPr>
          <w:t>22</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58" w:history="1">
        <w:r w:rsidR="000D2D7B" w:rsidRPr="00052D2A">
          <w:rPr>
            <w:rStyle w:val="Hyperlink"/>
            <w:b/>
            <w:bCs/>
          </w:rPr>
          <w:t>Table 5</w:t>
        </w:r>
        <w:r w:rsidR="000D2D7B" w:rsidRPr="00052D2A">
          <w:rPr>
            <w:rStyle w:val="Hyperlink"/>
            <w:b/>
            <w:bCs/>
          </w:rPr>
          <w:noBreakHyphen/>
          <w:t>1 Accuracies</w:t>
        </w:r>
        <w:r w:rsidR="000D2D7B" w:rsidRPr="00052D2A">
          <w:tab/>
        </w:r>
        <w:r w:rsidR="00115334" w:rsidRPr="00052D2A">
          <w:fldChar w:fldCharType="begin"/>
        </w:r>
        <w:r w:rsidR="000D2D7B" w:rsidRPr="00052D2A">
          <w:instrText xml:space="preserve"> PAGEREF _Toc67489458 \h </w:instrText>
        </w:r>
        <w:r w:rsidR="00115334" w:rsidRPr="00052D2A">
          <w:fldChar w:fldCharType="separate"/>
        </w:r>
        <w:r w:rsidR="000D2D7B" w:rsidRPr="00052D2A">
          <w:rPr>
            <w:noProof/>
          </w:rPr>
          <w:t>35</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59" w:history="1">
        <w:r w:rsidR="000D2D7B" w:rsidRPr="00052D2A">
          <w:rPr>
            <w:rStyle w:val="Hyperlink"/>
            <w:b/>
            <w:bCs/>
          </w:rPr>
          <w:t>Table 6</w:t>
        </w:r>
        <w:r w:rsidR="000D2D7B" w:rsidRPr="00052D2A">
          <w:rPr>
            <w:rStyle w:val="Hyperlink"/>
            <w:b/>
            <w:bCs/>
          </w:rPr>
          <w:noBreakHyphen/>
          <w:t>1 Input image</w:t>
        </w:r>
        <w:r w:rsidR="000D2D7B" w:rsidRPr="00052D2A">
          <w:tab/>
        </w:r>
        <w:r w:rsidR="00115334" w:rsidRPr="00052D2A">
          <w:fldChar w:fldCharType="begin"/>
        </w:r>
        <w:r w:rsidR="000D2D7B" w:rsidRPr="00052D2A">
          <w:instrText xml:space="preserve"> PAGEREF _Toc67489459 \h </w:instrText>
        </w:r>
        <w:r w:rsidR="00115334" w:rsidRPr="00052D2A">
          <w:fldChar w:fldCharType="separate"/>
        </w:r>
        <w:r w:rsidR="000D2D7B" w:rsidRPr="00052D2A">
          <w:rPr>
            <w:noProof/>
          </w:rPr>
          <w:t>42</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60" w:history="1">
        <w:r w:rsidR="000D2D7B" w:rsidRPr="00052D2A">
          <w:rPr>
            <w:rStyle w:val="Hyperlink"/>
            <w:b/>
            <w:bCs/>
          </w:rPr>
          <w:t>Table 6</w:t>
        </w:r>
        <w:r w:rsidR="000D2D7B" w:rsidRPr="00052D2A">
          <w:rPr>
            <w:rStyle w:val="Hyperlink"/>
            <w:b/>
            <w:bCs/>
          </w:rPr>
          <w:noBreakHyphen/>
          <w:t>2 No image uploads</w:t>
        </w:r>
        <w:r w:rsidR="000D2D7B" w:rsidRPr="00052D2A">
          <w:tab/>
        </w:r>
        <w:r w:rsidR="00115334" w:rsidRPr="00052D2A">
          <w:fldChar w:fldCharType="begin"/>
        </w:r>
        <w:r w:rsidR="000D2D7B" w:rsidRPr="00052D2A">
          <w:instrText xml:space="preserve"> PAGEREF _Toc67489460 \h </w:instrText>
        </w:r>
        <w:r w:rsidR="00115334" w:rsidRPr="00052D2A">
          <w:fldChar w:fldCharType="separate"/>
        </w:r>
        <w:r w:rsidR="000D2D7B" w:rsidRPr="00052D2A">
          <w:rPr>
            <w:noProof/>
          </w:rPr>
          <w:t>42</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61" w:history="1">
        <w:r w:rsidR="000D2D7B" w:rsidRPr="00052D2A">
          <w:rPr>
            <w:rStyle w:val="Hyperlink"/>
            <w:b/>
            <w:bCs/>
          </w:rPr>
          <w:t>Table 6</w:t>
        </w:r>
        <w:r w:rsidR="000D2D7B" w:rsidRPr="00052D2A">
          <w:rPr>
            <w:rStyle w:val="Hyperlink"/>
            <w:b/>
            <w:bCs/>
          </w:rPr>
          <w:noBreakHyphen/>
          <w:t>3 Preprocessing</w:t>
        </w:r>
        <w:r w:rsidR="000D2D7B" w:rsidRPr="00052D2A">
          <w:tab/>
        </w:r>
        <w:r w:rsidR="00115334" w:rsidRPr="00052D2A">
          <w:fldChar w:fldCharType="begin"/>
        </w:r>
        <w:r w:rsidR="000D2D7B" w:rsidRPr="00052D2A">
          <w:instrText xml:space="preserve"> PAGEREF _Toc67489461 \h </w:instrText>
        </w:r>
        <w:r w:rsidR="00115334" w:rsidRPr="00052D2A">
          <w:fldChar w:fldCharType="separate"/>
        </w:r>
        <w:r w:rsidR="000D2D7B" w:rsidRPr="00052D2A">
          <w:rPr>
            <w:noProof/>
          </w:rPr>
          <w:t>43</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62" w:history="1">
        <w:r w:rsidR="000D2D7B" w:rsidRPr="00052D2A">
          <w:rPr>
            <w:rStyle w:val="Hyperlink"/>
            <w:b/>
            <w:bCs/>
          </w:rPr>
          <w:t>Table 6</w:t>
        </w:r>
        <w:r w:rsidR="000D2D7B" w:rsidRPr="00052D2A">
          <w:rPr>
            <w:rStyle w:val="Hyperlink"/>
            <w:b/>
            <w:bCs/>
          </w:rPr>
          <w:noBreakHyphen/>
          <w:t>4 Prediction</w:t>
        </w:r>
        <w:r w:rsidR="000D2D7B" w:rsidRPr="00052D2A">
          <w:tab/>
        </w:r>
        <w:r w:rsidR="00115334" w:rsidRPr="00052D2A">
          <w:fldChar w:fldCharType="begin"/>
        </w:r>
        <w:r w:rsidR="000D2D7B" w:rsidRPr="00052D2A">
          <w:instrText xml:space="preserve"> PAGEREF _Toc67489462 \h </w:instrText>
        </w:r>
        <w:r w:rsidR="00115334" w:rsidRPr="00052D2A">
          <w:fldChar w:fldCharType="separate"/>
        </w:r>
        <w:r w:rsidR="000D2D7B" w:rsidRPr="00052D2A">
          <w:rPr>
            <w:noProof/>
          </w:rPr>
          <w:t>43</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63" w:history="1">
        <w:r w:rsidR="000D2D7B" w:rsidRPr="00052D2A">
          <w:rPr>
            <w:rStyle w:val="Hyperlink"/>
            <w:b/>
            <w:bCs/>
          </w:rPr>
          <w:t>Table 6</w:t>
        </w:r>
        <w:r w:rsidR="000D2D7B" w:rsidRPr="00052D2A">
          <w:rPr>
            <w:rStyle w:val="Hyperlink"/>
            <w:b/>
            <w:bCs/>
          </w:rPr>
          <w:noBreakHyphen/>
          <w:t>5 No Tumor</w:t>
        </w:r>
        <w:r w:rsidR="000D2D7B" w:rsidRPr="00052D2A">
          <w:tab/>
        </w:r>
        <w:r w:rsidR="00115334" w:rsidRPr="00052D2A">
          <w:fldChar w:fldCharType="begin"/>
        </w:r>
        <w:r w:rsidR="000D2D7B" w:rsidRPr="00052D2A">
          <w:instrText xml:space="preserve"> PAGEREF _Toc67489463 \h </w:instrText>
        </w:r>
        <w:r w:rsidR="00115334" w:rsidRPr="00052D2A">
          <w:fldChar w:fldCharType="separate"/>
        </w:r>
        <w:r w:rsidR="000D2D7B" w:rsidRPr="00052D2A">
          <w:rPr>
            <w:noProof/>
          </w:rPr>
          <w:t>44</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64" w:history="1">
        <w:r w:rsidR="000D2D7B" w:rsidRPr="00052D2A">
          <w:rPr>
            <w:rStyle w:val="Hyperlink"/>
            <w:b/>
            <w:bCs/>
          </w:rPr>
          <w:t>Table 6</w:t>
        </w:r>
        <w:r w:rsidR="000D2D7B" w:rsidRPr="00052D2A">
          <w:rPr>
            <w:rStyle w:val="Hyperlink"/>
            <w:b/>
            <w:bCs/>
          </w:rPr>
          <w:noBreakHyphen/>
          <w:t>6 Integration Testing</w:t>
        </w:r>
        <w:r w:rsidR="000D2D7B" w:rsidRPr="00052D2A">
          <w:tab/>
        </w:r>
        <w:r w:rsidR="00115334" w:rsidRPr="00052D2A">
          <w:fldChar w:fldCharType="begin"/>
        </w:r>
        <w:r w:rsidR="000D2D7B" w:rsidRPr="00052D2A">
          <w:instrText xml:space="preserve"> PAGEREF _Toc67489464 \h </w:instrText>
        </w:r>
        <w:r w:rsidR="00115334" w:rsidRPr="00052D2A">
          <w:fldChar w:fldCharType="separate"/>
        </w:r>
        <w:r w:rsidR="000D2D7B" w:rsidRPr="00052D2A">
          <w:rPr>
            <w:noProof/>
          </w:rPr>
          <w:t>44</w:t>
        </w:r>
        <w:r w:rsidR="00115334" w:rsidRPr="00052D2A">
          <w:fldChar w:fldCharType="end"/>
        </w:r>
      </w:hyperlink>
    </w:p>
    <w:p w:rsidR="00501F29" w:rsidRPr="00052D2A" w:rsidRDefault="00DF6BE5">
      <w:pPr>
        <w:pStyle w:val="TableofFigures"/>
        <w:tabs>
          <w:tab w:val="right" w:leader="dot" w:pos="9040"/>
        </w:tabs>
        <w:rPr>
          <w:rFonts w:eastAsiaTheme="minorEastAsia"/>
        </w:rPr>
      </w:pPr>
      <w:hyperlink w:anchor="_Toc67489465" w:history="1">
        <w:r w:rsidR="000D2D7B" w:rsidRPr="00052D2A">
          <w:rPr>
            <w:rStyle w:val="Hyperlink"/>
            <w:b/>
            <w:bCs/>
          </w:rPr>
          <w:t>Table 6</w:t>
        </w:r>
        <w:r w:rsidR="000D2D7B" w:rsidRPr="00052D2A">
          <w:rPr>
            <w:rStyle w:val="Hyperlink"/>
            <w:b/>
            <w:bCs/>
          </w:rPr>
          <w:noBreakHyphen/>
          <w:t>7 Tools</w:t>
        </w:r>
        <w:r w:rsidR="000D2D7B" w:rsidRPr="00052D2A">
          <w:tab/>
        </w:r>
        <w:r w:rsidR="00115334" w:rsidRPr="00052D2A">
          <w:fldChar w:fldCharType="begin"/>
        </w:r>
        <w:r w:rsidR="000D2D7B" w:rsidRPr="00052D2A">
          <w:instrText xml:space="preserve"> PAGEREF _Toc67489465 \h </w:instrText>
        </w:r>
        <w:r w:rsidR="00115334" w:rsidRPr="00052D2A">
          <w:fldChar w:fldCharType="separate"/>
        </w:r>
        <w:r w:rsidR="000D2D7B" w:rsidRPr="00052D2A">
          <w:rPr>
            <w:noProof/>
          </w:rPr>
          <w:t>45</w:t>
        </w:r>
        <w:r w:rsidR="00115334" w:rsidRPr="00052D2A">
          <w:fldChar w:fldCharType="end"/>
        </w:r>
      </w:hyperlink>
    </w:p>
    <w:p w:rsidR="00501F29" w:rsidRPr="00052D2A" w:rsidRDefault="00115334">
      <w:pPr>
        <w:rPr>
          <w:sz w:val="20"/>
        </w:rPr>
        <w:sectPr w:rsidR="00501F29" w:rsidRPr="00052D2A">
          <w:pgSz w:w="11910" w:h="16840"/>
          <w:pgMar w:top="1320" w:right="1300" w:bottom="1060" w:left="1560" w:header="0" w:footer="875" w:gutter="0"/>
          <w:cols w:space="720"/>
        </w:sectPr>
      </w:pPr>
      <w:r w:rsidRPr="00052D2A">
        <w:rPr>
          <w:sz w:val="20"/>
        </w:rPr>
        <w:fldChar w:fldCharType="end"/>
      </w:r>
    </w:p>
    <w:p w:rsidR="00501F29" w:rsidRPr="00052D2A" w:rsidRDefault="00501F29">
      <w:pPr>
        <w:pStyle w:val="BodyText"/>
        <w:rPr>
          <w:sz w:val="56"/>
        </w:rPr>
        <w:sectPr w:rsidR="00501F29" w:rsidRPr="00052D2A">
          <w:footerReference w:type="default" r:id="rId11"/>
          <w:pgSz w:w="11910" w:h="16840"/>
          <w:pgMar w:top="1580" w:right="1300" w:bottom="1060" w:left="1560" w:header="0" w:footer="870" w:gutter="0"/>
          <w:pgNumType w:start="1"/>
          <w:cols w:space="720"/>
        </w:sectPr>
      </w:pPr>
    </w:p>
    <w:p w:rsidR="00501F29" w:rsidRPr="00052D2A" w:rsidRDefault="00501F29">
      <w:pPr>
        <w:pStyle w:val="BodyText"/>
        <w:rPr>
          <w:sz w:val="56"/>
        </w:rPr>
      </w:pPr>
    </w:p>
    <w:p w:rsidR="00501F29" w:rsidRPr="00052D2A" w:rsidRDefault="00501F29">
      <w:pPr>
        <w:pStyle w:val="BodyText"/>
        <w:rPr>
          <w:sz w:val="56"/>
        </w:rPr>
      </w:pPr>
    </w:p>
    <w:p w:rsidR="00501F29" w:rsidRPr="00052D2A" w:rsidRDefault="00501F29">
      <w:pPr>
        <w:pStyle w:val="BodyText"/>
        <w:rPr>
          <w:sz w:val="56"/>
        </w:rPr>
      </w:pPr>
    </w:p>
    <w:p w:rsidR="00501F29" w:rsidRPr="00052D2A" w:rsidRDefault="00501F29">
      <w:pPr>
        <w:pStyle w:val="BodyText"/>
        <w:rPr>
          <w:sz w:val="56"/>
        </w:rPr>
      </w:pPr>
    </w:p>
    <w:p w:rsidR="00501F29" w:rsidRPr="00052D2A" w:rsidRDefault="00501F29">
      <w:pPr>
        <w:pStyle w:val="BodyText"/>
        <w:rPr>
          <w:sz w:val="56"/>
        </w:rPr>
      </w:pPr>
    </w:p>
    <w:p w:rsidR="00501F29" w:rsidRPr="00052D2A" w:rsidRDefault="00501F29">
      <w:pPr>
        <w:pStyle w:val="BodyText"/>
        <w:rPr>
          <w:sz w:val="56"/>
        </w:rPr>
      </w:pPr>
    </w:p>
    <w:p w:rsidR="00501F29" w:rsidRPr="00052D2A" w:rsidRDefault="00501F29">
      <w:pPr>
        <w:pStyle w:val="BodyText"/>
        <w:rPr>
          <w:sz w:val="56"/>
        </w:rPr>
      </w:pPr>
    </w:p>
    <w:p w:rsidR="00501F29" w:rsidRPr="00052D2A" w:rsidRDefault="00501F29">
      <w:pPr>
        <w:pStyle w:val="BodyText"/>
        <w:rPr>
          <w:sz w:val="56"/>
        </w:rPr>
      </w:pPr>
    </w:p>
    <w:p w:rsidR="00501F29" w:rsidRPr="00052D2A" w:rsidRDefault="00501F29">
      <w:pPr>
        <w:pStyle w:val="BodyText"/>
        <w:rPr>
          <w:sz w:val="56"/>
        </w:rPr>
      </w:pPr>
    </w:p>
    <w:p w:rsidR="00501F29" w:rsidRPr="00052D2A" w:rsidRDefault="000D2D7B">
      <w:pPr>
        <w:pStyle w:val="Heading1"/>
        <w:jc w:val="center"/>
      </w:pPr>
      <w:bookmarkStart w:id="30" w:name="_Toc73242354"/>
      <w:r w:rsidRPr="00052D2A">
        <w:t>Chapter 1</w:t>
      </w:r>
      <w:bookmarkEnd w:id="30"/>
    </w:p>
    <w:p w:rsidR="00501F29" w:rsidRPr="00052D2A" w:rsidRDefault="000D2D7B">
      <w:pPr>
        <w:pStyle w:val="Heading1"/>
        <w:jc w:val="center"/>
      </w:pPr>
      <w:bookmarkStart w:id="31" w:name="_Toc73242355"/>
      <w:r w:rsidRPr="00052D2A">
        <w:t>Introduction</w:t>
      </w:r>
      <w:bookmarkEnd w:id="31"/>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0D2D7B">
      <w:pPr>
        <w:tabs>
          <w:tab w:val="left" w:pos="5025"/>
        </w:tabs>
        <w:rPr>
          <w:sz w:val="52"/>
        </w:rPr>
        <w:sectPr w:rsidR="00501F29" w:rsidRPr="00052D2A">
          <w:type w:val="continuous"/>
          <w:pgSz w:w="11910" w:h="16840"/>
          <w:pgMar w:top="1580" w:right="1300" w:bottom="1060" w:left="1560" w:header="0" w:footer="870" w:gutter="0"/>
          <w:pgNumType w:start="1"/>
          <w:cols w:space="720"/>
        </w:sectPr>
      </w:pPr>
      <w:r w:rsidRPr="00052D2A">
        <w:rPr>
          <w:sz w:val="52"/>
        </w:rPr>
        <w:tab/>
      </w:r>
    </w:p>
    <w:p w:rsidR="00501F29" w:rsidRPr="00052D2A" w:rsidRDefault="00501F29">
      <w:pPr>
        <w:rPr>
          <w:sz w:val="52"/>
        </w:rPr>
        <w:sectPr w:rsidR="00501F29" w:rsidRPr="00052D2A">
          <w:type w:val="continuous"/>
          <w:pgSz w:w="11910" w:h="16840"/>
          <w:pgMar w:top="1580" w:right="1300" w:bottom="1060" w:left="1560" w:header="0" w:footer="870" w:gutter="0"/>
          <w:pgNumType w:start="1"/>
          <w:cols w:space="720"/>
        </w:sectPr>
      </w:pPr>
    </w:p>
    <w:p w:rsidR="00501F29" w:rsidRPr="00052D2A" w:rsidRDefault="000D2D7B">
      <w:pPr>
        <w:pStyle w:val="Heading1"/>
        <w:ind w:left="0" w:firstLine="0"/>
        <w:rPr>
          <w:ins w:id="32" w:author="comsats" w:date="2021-05-24T23:48:00Z"/>
          <w:sz w:val="32"/>
          <w:szCs w:val="32"/>
        </w:rPr>
      </w:pPr>
      <w:bookmarkStart w:id="33" w:name="_Toc73242356"/>
      <w:r w:rsidRPr="00052D2A">
        <w:rPr>
          <w:sz w:val="32"/>
          <w:szCs w:val="32"/>
        </w:rPr>
        <w:lastRenderedPageBreak/>
        <w:t>1. Introduction</w:t>
      </w:r>
      <w:bookmarkEnd w:id="33"/>
    </w:p>
    <w:p w:rsidR="00501F29" w:rsidRPr="00052D2A" w:rsidRDefault="00501F29">
      <w:pPr>
        <w:pStyle w:val="Heading1"/>
        <w:ind w:left="0" w:firstLine="0"/>
        <w:rPr>
          <w:sz w:val="32"/>
          <w:szCs w:val="32"/>
        </w:rPr>
      </w:pPr>
    </w:p>
    <w:p w:rsidR="00501F29" w:rsidRPr="00052D2A" w:rsidRDefault="000D2D7B">
      <w:pPr>
        <w:pStyle w:val="BodyText"/>
        <w:spacing w:line="480" w:lineRule="auto"/>
        <w:jc w:val="both"/>
        <w:rPr>
          <w:sz w:val="24"/>
          <w:szCs w:val="24"/>
        </w:rPr>
      </w:pPr>
      <w:r w:rsidRPr="00052D2A">
        <w:rPr>
          <w:sz w:val="24"/>
          <w:szCs w:val="24"/>
        </w:rPr>
        <w:t>Brain Tumor is one of the major causes of death in recent years and becoming life-threatening. There are multiple types of brain tumor that exist and each tumor type has different structure, placement in head and different nature. Computer based systems can improve the diagnostic abilities of radiologists and physicians, optimize the accuracy. Also, it can minimize the time required for accurate results of classification of brain tumor. Correct treatment of brain tumor type can affect the planning of treatment and increase the survival rate.</w:t>
      </w:r>
      <w:r w:rsidR="00FE4D26">
        <w:rPr>
          <w:sz w:val="24"/>
          <w:szCs w:val="24"/>
        </w:rPr>
        <w:t xml:space="preserve"> </w:t>
      </w:r>
      <w:r w:rsidRPr="00052D2A">
        <w:rPr>
          <w:sz w:val="24"/>
          <w:szCs w:val="24"/>
        </w:rPr>
        <w:t xml:space="preserve">The tumor type analysis is still done manually by </w:t>
      </w:r>
      <w:r w:rsidR="00FE4D26" w:rsidRPr="00052D2A">
        <w:rPr>
          <w:sz w:val="24"/>
          <w:szCs w:val="24"/>
        </w:rPr>
        <w:t>radiologists, it</w:t>
      </w:r>
      <w:r w:rsidRPr="00052D2A">
        <w:rPr>
          <w:sz w:val="24"/>
          <w:szCs w:val="24"/>
        </w:rPr>
        <w:t xml:space="preserve"> </w:t>
      </w:r>
      <w:r w:rsidR="00FE4D26" w:rsidRPr="00052D2A">
        <w:rPr>
          <w:sz w:val="24"/>
          <w:szCs w:val="24"/>
        </w:rPr>
        <w:t>takes time</w:t>
      </w:r>
      <w:r w:rsidRPr="00052D2A">
        <w:rPr>
          <w:sz w:val="24"/>
          <w:szCs w:val="24"/>
        </w:rPr>
        <w:t xml:space="preserve"> and effort. Therefore, the development of automatic system is needed both for physicians and patients. This work is driven by the motive to make the efficient system </w:t>
      </w:r>
      <w:r w:rsidR="00FE4D26" w:rsidRPr="00052D2A">
        <w:rPr>
          <w:sz w:val="24"/>
          <w:szCs w:val="24"/>
        </w:rPr>
        <w:t>for classification</w:t>
      </w:r>
      <w:r w:rsidRPr="00052D2A">
        <w:rPr>
          <w:sz w:val="24"/>
          <w:szCs w:val="24"/>
        </w:rPr>
        <w:t xml:space="preserve"> of the tumor. This</w:t>
      </w:r>
      <w:r w:rsidR="00DF6BE5">
        <w:rPr>
          <w:sz w:val="24"/>
          <w:szCs w:val="24"/>
        </w:rPr>
        <w:t xml:space="preserve"> </w:t>
      </w:r>
      <w:r w:rsidRPr="00052D2A">
        <w:rPr>
          <w:sz w:val="24"/>
          <w:szCs w:val="24"/>
        </w:rPr>
        <w:t>system</w:t>
      </w:r>
      <w:r w:rsidR="00DF6BE5">
        <w:rPr>
          <w:sz w:val="24"/>
          <w:szCs w:val="24"/>
        </w:rPr>
        <w:t xml:space="preserve"> </w:t>
      </w:r>
      <w:r w:rsidRPr="00052D2A">
        <w:rPr>
          <w:sz w:val="24"/>
          <w:szCs w:val="24"/>
        </w:rPr>
        <w:t>can</w:t>
      </w:r>
      <w:r w:rsidR="00DF6BE5">
        <w:rPr>
          <w:sz w:val="24"/>
          <w:szCs w:val="24"/>
        </w:rPr>
        <w:t xml:space="preserve"> </w:t>
      </w:r>
      <w:r w:rsidRPr="00052D2A">
        <w:rPr>
          <w:sz w:val="24"/>
          <w:szCs w:val="24"/>
        </w:rPr>
        <w:t>be</w:t>
      </w:r>
      <w:r w:rsidR="00DF6BE5">
        <w:rPr>
          <w:sz w:val="24"/>
          <w:szCs w:val="24"/>
        </w:rPr>
        <w:t xml:space="preserve"> </w:t>
      </w:r>
      <w:r w:rsidRPr="00052D2A">
        <w:rPr>
          <w:sz w:val="24"/>
          <w:szCs w:val="24"/>
        </w:rPr>
        <w:t>used</w:t>
      </w:r>
      <w:r w:rsidR="00DF6BE5">
        <w:rPr>
          <w:sz w:val="24"/>
          <w:szCs w:val="24"/>
        </w:rPr>
        <w:t xml:space="preserve"> </w:t>
      </w:r>
      <w:r w:rsidRPr="00052D2A">
        <w:rPr>
          <w:spacing w:val="-3"/>
          <w:sz w:val="24"/>
          <w:szCs w:val="24"/>
        </w:rPr>
        <w:t>by</w:t>
      </w:r>
      <w:r w:rsidR="00DF6BE5">
        <w:rPr>
          <w:spacing w:val="-3"/>
          <w:sz w:val="24"/>
          <w:szCs w:val="24"/>
        </w:rPr>
        <w:t xml:space="preserve"> </w:t>
      </w:r>
      <w:r w:rsidRPr="00052D2A">
        <w:rPr>
          <w:sz w:val="24"/>
          <w:szCs w:val="24"/>
        </w:rPr>
        <w:t>radiologists</w:t>
      </w:r>
      <w:r w:rsidR="00DF6BE5">
        <w:rPr>
          <w:sz w:val="24"/>
          <w:szCs w:val="24"/>
        </w:rPr>
        <w:t xml:space="preserve"> </w:t>
      </w:r>
      <w:r w:rsidRPr="00052D2A">
        <w:rPr>
          <w:sz w:val="24"/>
          <w:szCs w:val="24"/>
        </w:rPr>
        <w:t>and</w:t>
      </w:r>
      <w:r w:rsidR="00DF6BE5">
        <w:rPr>
          <w:sz w:val="24"/>
          <w:szCs w:val="24"/>
        </w:rPr>
        <w:t xml:space="preserve"> </w:t>
      </w:r>
      <w:r w:rsidRPr="00052D2A">
        <w:rPr>
          <w:sz w:val="24"/>
          <w:szCs w:val="24"/>
        </w:rPr>
        <w:t>health</w:t>
      </w:r>
      <w:r w:rsidR="00DF6BE5">
        <w:rPr>
          <w:sz w:val="24"/>
          <w:szCs w:val="24"/>
        </w:rPr>
        <w:t xml:space="preserve"> </w:t>
      </w:r>
      <w:r w:rsidRPr="00052D2A">
        <w:rPr>
          <w:sz w:val="24"/>
          <w:szCs w:val="24"/>
        </w:rPr>
        <w:t>care</w:t>
      </w:r>
      <w:r w:rsidR="00DF6BE5">
        <w:rPr>
          <w:sz w:val="24"/>
          <w:szCs w:val="24"/>
        </w:rPr>
        <w:t xml:space="preserve"> </w:t>
      </w:r>
      <w:proofErr w:type="spellStart"/>
      <w:r w:rsidRPr="00052D2A">
        <w:rPr>
          <w:sz w:val="24"/>
          <w:szCs w:val="24"/>
        </w:rPr>
        <w:t>specialists.There</w:t>
      </w:r>
      <w:proofErr w:type="spellEnd"/>
      <w:r w:rsidR="00DF6BE5">
        <w:rPr>
          <w:sz w:val="24"/>
          <w:szCs w:val="24"/>
        </w:rPr>
        <w:t xml:space="preserve"> </w:t>
      </w:r>
      <w:r w:rsidRPr="00052D2A">
        <w:rPr>
          <w:sz w:val="24"/>
          <w:szCs w:val="24"/>
        </w:rPr>
        <w:t>is</w:t>
      </w:r>
      <w:r w:rsidR="00DF6BE5">
        <w:rPr>
          <w:sz w:val="24"/>
          <w:szCs w:val="24"/>
        </w:rPr>
        <w:t xml:space="preserve"> </w:t>
      </w:r>
      <w:r w:rsidRPr="00052D2A">
        <w:rPr>
          <w:sz w:val="24"/>
          <w:szCs w:val="24"/>
        </w:rPr>
        <w:t>large</w:t>
      </w:r>
      <w:r w:rsidR="00DF6BE5">
        <w:rPr>
          <w:sz w:val="24"/>
          <w:szCs w:val="24"/>
        </w:rPr>
        <w:t xml:space="preserve"> </w:t>
      </w:r>
      <w:r w:rsidRPr="00052D2A">
        <w:rPr>
          <w:sz w:val="24"/>
          <w:szCs w:val="24"/>
        </w:rPr>
        <w:t>amount</w:t>
      </w:r>
      <w:r w:rsidR="00DF6BE5">
        <w:rPr>
          <w:sz w:val="24"/>
          <w:szCs w:val="24"/>
        </w:rPr>
        <w:t xml:space="preserve"> </w:t>
      </w:r>
      <w:r w:rsidRPr="00052D2A">
        <w:rPr>
          <w:sz w:val="24"/>
          <w:szCs w:val="24"/>
        </w:rPr>
        <w:t>of</w:t>
      </w:r>
      <w:r w:rsidR="00DF6BE5">
        <w:rPr>
          <w:sz w:val="24"/>
          <w:szCs w:val="24"/>
        </w:rPr>
        <w:t xml:space="preserve"> </w:t>
      </w:r>
      <w:r w:rsidRPr="00052D2A">
        <w:rPr>
          <w:sz w:val="24"/>
          <w:szCs w:val="24"/>
        </w:rPr>
        <w:t xml:space="preserve">brain tumor images to be process, multiple angles of MRI scan need to be analyzed and diagnosis. The goal of our study is to accurately detect tumors in the brain and classify it through the means of several techniques involving medical image processing and </w:t>
      </w:r>
      <w:r w:rsidR="00FE4D26" w:rsidRPr="00052D2A">
        <w:rPr>
          <w:sz w:val="24"/>
          <w:szCs w:val="24"/>
        </w:rPr>
        <w:t>computer vision</w:t>
      </w:r>
      <w:r w:rsidRPr="00052D2A">
        <w:rPr>
          <w:sz w:val="24"/>
          <w:szCs w:val="24"/>
        </w:rPr>
        <w:t>.</w:t>
      </w:r>
    </w:p>
    <w:p w:rsidR="00501F29" w:rsidRPr="00052D2A" w:rsidRDefault="000D2D7B">
      <w:pPr>
        <w:pStyle w:val="BodyText"/>
        <w:spacing w:line="480" w:lineRule="auto"/>
        <w:jc w:val="both"/>
        <w:rPr>
          <w:sz w:val="24"/>
          <w:szCs w:val="24"/>
        </w:rPr>
      </w:pPr>
      <w:r w:rsidRPr="00052D2A">
        <w:rPr>
          <w:sz w:val="24"/>
          <w:szCs w:val="24"/>
        </w:rPr>
        <w:t xml:space="preserve">These techniques involve pre-processing of MRI scans collected from online cancer imaging archives as well as scans obtained from several pathology labs. Images are resized and then we apply the proposed algorithms </w:t>
      </w:r>
      <w:r w:rsidR="00FE4D26" w:rsidRPr="00052D2A">
        <w:rPr>
          <w:sz w:val="24"/>
          <w:szCs w:val="24"/>
        </w:rPr>
        <w:t>for classification</w:t>
      </w:r>
      <w:r w:rsidRPr="00052D2A">
        <w:rPr>
          <w:sz w:val="24"/>
          <w:szCs w:val="24"/>
        </w:rPr>
        <w:t>. The system is expected to improve the brain tumor screening procedure currently at use, and possibly reduce health care costs by decreasing the need for follow-up procedures. Several processing steps are required for the accurate characterization and analysis of biomedical image data.</w:t>
      </w:r>
    </w:p>
    <w:p w:rsidR="00501F29" w:rsidRPr="00052D2A" w:rsidRDefault="00501F29">
      <w:pPr>
        <w:pStyle w:val="BodyText"/>
        <w:ind w:left="1498"/>
        <w:rPr>
          <w:sz w:val="20"/>
        </w:rPr>
      </w:pPr>
      <w:bookmarkStart w:id="34" w:name="_bookmark1"/>
      <w:bookmarkEnd w:id="34"/>
    </w:p>
    <w:p w:rsidR="00501F29" w:rsidRPr="00052D2A" w:rsidRDefault="00501F29">
      <w:pPr>
        <w:pStyle w:val="BodyText"/>
        <w:ind w:left="1498"/>
        <w:rPr>
          <w:sz w:val="20"/>
        </w:rPr>
      </w:pPr>
    </w:p>
    <w:p w:rsidR="00501F29" w:rsidRPr="00052D2A" w:rsidRDefault="00501F29">
      <w:pPr>
        <w:pStyle w:val="BodyText"/>
        <w:ind w:left="1498"/>
        <w:rPr>
          <w:sz w:val="20"/>
        </w:rPr>
      </w:pPr>
    </w:p>
    <w:p w:rsidR="00501F29" w:rsidRPr="00052D2A" w:rsidRDefault="00501F29">
      <w:pPr>
        <w:pStyle w:val="BodyText"/>
        <w:ind w:left="1498"/>
        <w:rPr>
          <w:sz w:val="20"/>
        </w:rPr>
      </w:pPr>
    </w:p>
    <w:p w:rsidR="00501F29" w:rsidRPr="00052D2A" w:rsidRDefault="00501F29">
      <w:pPr>
        <w:pStyle w:val="BodyText"/>
        <w:spacing w:before="6"/>
        <w:rPr>
          <w:sz w:val="19"/>
        </w:rPr>
      </w:pPr>
    </w:p>
    <w:p w:rsidR="00501F29" w:rsidRPr="00052D2A" w:rsidRDefault="00501F29">
      <w:pPr>
        <w:rPr>
          <w:sz w:val="20"/>
        </w:rPr>
        <w:sectPr w:rsidR="00501F29" w:rsidRPr="00052D2A">
          <w:headerReference w:type="default" r:id="rId12"/>
          <w:footerReference w:type="default" r:id="rId13"/>
          <w:pgSz w:w="11910" w:h="16840"/>
          <w:pgMar w:top="1560" w:right="1300" w:bottom="1060" w:left="1560" w:header="567" w:footer="794" w:gutter="0"/>
          <w:cols w:space="720"/>
          <w:docGrid w:linePitch="299"/>
        </w:sectPr>
      </w:pPr>
    </w:p>
    <w:p w:rsidR="00501F29" w:rsidRPr="00052D2A" w:rsidRDefault="000D2D7B">
      <w:pPr>
        <w:pStyle w:val="BodyText"/>
        <w:keepNext/>
        <w:spacing w:line="480" w:lineRule="auto"/>
        <w:jc w:val="both"/>
      </w:pPr>
      <w:r w:rsidRPr="00052D2A">
        <w:rPr>
          <w:noProof/>
          <w:sz w:val="20"/>
        </w:rPr>
        <w:lastRenderedPageBreak/>
        <w:drawing>
          <wp:inline distT="0" distB="0" distL="0" distR="0">
            <wp:extent cx="5500882" cy="139286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4" cstate="print"/>
                    <a:srcRect l="-1" r="-3004" b="49093"/>
                    <a:stretch>
                      <a:fillRect/>
                    </a:stretch>
                  </pic:blipFill>
                  <pic:spPr>
                    <a:xfrm>
                      <a:off x="0" y="0"/>
                      <a:ext cx="5611452" cy="1420862"/>
                    </a:xfrm>
                    <a:prstGeom prst="rect">
                      <a:avLst/>
                    </a:prstGeom>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35" w:name="_Toc71534418"/>
      <w:r w:rsidRPr="00052D2A">
        <w:rPr>
          <w:b/>
          <w:bCs/>
          <w:i w:val="0"/>
          <w:iCs w:val="0"/>
          <w:color w:val="000000" w:themeColor="text1"/>
        </w:rPr>
        <w:t>Figure 1.</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1</w:t>
      </w:r>
      <w:r w:rsidR="00115334" w:rsidRPr="00052D2A">
        <w:rPr>
          <w:b/>
          <w:bCs/>
          <w:i w:val="0"/>
          <w:iCs w:val="0"/>
          <w:color w:val="000000" w:themeColor="text1"/>
        </w:rPr>
        <w:fldChar w:fldCharType="end"/>
      </w:r>
      <w:r w:rsidRPr="00052D2A">
        <w:rPr>
          <w:b/>
          <w:bCs/>
          <w:i w:val="0"/>
          <w:iCs w:val="0"/>
          <w:color w:val="000000" w:themeColor="text1"/>
        </w:rPr>
        <w:t xml:space="preserve"> Brain Tumor Images</w:t>
      </w:r>
      <w:bookmarkEnd w:id="35"/>
    </w:p>
    <w:p w:rsidR="00501F29" w:rsidRPr="00052D2A" w:rsidRDefault="00501F29">
      <w:pPr>
        <w:pStyle w:val="BodyText"/>
        <w:spacing w:line="480" w:lineRule="auto"/>
        <w:jc w:val="both"/>
        <w:rPr>
          <w:sz w:val="24"/>
          <w:szCs w:val="24"/>
        </w:rPr>
      </w:pPr>
    </w:p>
    <w:p w:rsidR="00501F29" w:rsidRPr="00052D2A" w:rsidRDefault="000D2D7B">
      <w:pPr>
        <w:pStyle w:val="BodyText"/>
        <w:spacing w:line="480" w:lineRule="auto"/>
        <w:jc w:val="both"/>
        <w:rPr>
          <w:sz w:val="24"/>
          <w:szCs w:val="24"/>
        </w:rPr>
      </w:pPr>
      <w:r w:rsidRPr="00052D2A">
        <w:rPr>
          <w:sz w:val="24"/>
          <w:szCs w:val="24"/>
        </w:rPr>
        <w:t>MRI images have different types depending on the method used to capture them, these types are called</w:t>
      </w:r>
      <w:r w:rsidR="00FE4D26">
        <w:rPr>
          <w:sz w:val="24"/>
          <w:szCs w:val="24"/>
        </w:rPr>
        <w:t xml:space="preserve"> </w:t>
      </w:r>
      <w:r w:rsidRPr="00052D2A">
        <w:rPr>
          <w:sz w:val="24"/>
          <w:szCs w:val="24"/>
        </w:rPr>
        <w:t>Modalities</w:t>
      </w:r>
      <w:r w:rsidR="00FE4D26">
        <w:rPr>
          <w:sz w:val="24"/>
          <w:szCs w:val="24"/>
        </w:rPr>
        <w:t xml:space="preserve"> </w:t>
      </w:r>
      <w:r w:rsidRPr="00052D2A">
        <w:rPr>
          <w:sz w:val="24"/>
          <w:szCs w:val="24"/>
        </w:rPr>
        <w:t>.Some</w:t>
      </w:r>
      <w:r w:rsidR="00FE4D26">
        <w:rPr>
          <w:sz w:val="24"/>
          <w:szCs w:val="24"/>
        </w:rPr>
        <w:t xml:space="preserve"> </w:t>
      </w:r>
      <w:r w:rsidRPr="00052D2A">
        <w:rPr>
          <w:sz w:val="24"/>
          <w:szCs w:val="24"/>
        </w:rPr>
        <w:t>tumor</w:t>
      </w:r>
      <w:r w:rsidR="00FE4D26">
        <w:rPr>
          <w:sz w:val="24"/>
          <w:szCs w:val="24"/>
        </w:rPr>
        <w:t xml:space="preserve"> </w:t>
      </w:r>
      <w:r w:rsidRPr="00052D2A">
        <w:rPr>
          <w:sz w:val="24"/>
          <w:szCs w:val="24"/>
        </w:rPr>
        <w:t>structures</w:t>
      </w:r>
      <w:r w:rsidR="00FE4D26">
        <w:rPr>
          <w:sz w:val="24"/>
          <w:szCs w:val="24"/>
        </w:rPr>
        <w:t xml:space="preserve"> </w:t>
      </w:r>
      <w:r w:rsidRPr="00052D2A">
        <w:rPr>
          <w:sz w:val="24"/>
          <w:szCs w:val="24"/>
        </w:rPr>
        <w:t>are</w:t>
      </w:r>
      <w:r w:rsidR="00FE4D26">
        <w:rPr>
          <w:sz w:val="24"/>
          <w:szCs w:val="24"/>
        </w:rPr>
        <w:t xml:space="preserve"> </w:t>
      </w:r>
      <w:r w:rsidRPr="00052D2A">
        <w:rPr>
          <w:sz w:val="24"/>
          <w:szCs w:val="24"/>
        </w:rPr>
        <w:t>visually clear</w:t>
      </w:r>
      <w:r w:rsidR="00FE4D26">
        <w:rPr>
          <w:sz w:val="24"/>
          <w:szCs w:val="24"/>
        </w:rPr>
        <w:t xml:space="preserve"> </w:t>
      </w:r>
      <w:r w:rsidRPr="00052D2A">
        <w:rPr>
          <w:sz w:val="24"/>
          <w:szCs w:val="24"/>
        </w:rPr>
        <w:t>in one</w:t>
      </w:r>
      <w:r w:rsidR="00FE4D26">
        <w:rPr>
          <w:sz w:val="24"/>
          <w:szCs w:val="24"/>
        </w:rPr>
        <w:t xml:space="preserve"> </w:t>
      </w:r>
      <w:r w:rsidRPr="00052D2A">
        <w:rPr>
          <w:sz w:val="24"/>
          <w:szCs w:val="24"/>
        </w:rPr>
        <w:t>modality</w:t>
      </w:r>
      <w:r w:rsidR="00FE4D26">
        <w:rPr>
          <w:sz w:val="24"/>
          <w:szCs w:val="24"/>
        </w:rPr>
        <w:t xml:space="preserve"> </w:t>
      </w:r>
      <w:r w:rsidRPr="00052D2A">
        <w:rPr>
          <w:sz w:val="24"/>
          <w:szCs w:val="24"/>
        </w:rPr>
        <w:t>more</w:t>
      </w:r>
      <w:r w:rsidR="00FE4D26">
        <w:rPr>
          <w:sz w:val="24"/>
          <w:szCs w:val="24"/>
        </w:rPr>
        <w:t xml:space="preserve"> </w:t>
      </w:r>
      <w:r w:rsidRPr="00052D2A">
        <w:rPr>
          <w:sz w:val="24"/>
          <w:szCs w:val="24"/>
        </w:rPr>
        <w:t>than</w:t>
      </w:r>
      <w:r w:rsidR="00FE4D26">
        <w:rPr>
          <w:sz w:val="24"/>
          <w:szCs w:val="24"/>
        </w:rPr>
        <w:t xml:space="preserve"> </w:t>
      </w:r>
      <w:r w:rsidRPr="00052D2A">
        <w:rPr>
          <w:sz w:val="24"/>
          <w:szCs w:val="24"/>
        </w:rPr>
        <w:t>the</w:t>
      </w:r>
      <w:r w:rsidR="00FE4D26">
        <w:rPr>
          <w:sz w:val="24"/>
          <w:szCs w:val="24"/>
        </w:rPr>
        <w:t xml:space="preserve"> </w:t>
      </w:r>
      <w:r w:rsidRPr="00052D2A">
        <w:rPr>
          <w:sz w:val="24"/>
          <w:szCs w:val="24"/>
        </w:rPr>
        <w:t xml:space="preserve">others. Also, MRI images do not produce radiations, so they </w:t>
      </w:r>
      <w:r w:rsidRPr="00052D2A">
        <w:rPr>
          <w:spacing w:val="-3"/>
          <w:sz w:val="24"/>
          <w:szCs w:val="24"/>
        </w:rPr>
        <w:t xml:space="preserve">are </w:t>
      </w:r>
      <w:r w:rsidRPr="00052D2A">
        <w:rPr>
          <w:sz w:val="24"/>
          <w:szCs w:val="24"/>
        </w:rPr>
        <w:t>not harmful. MRI Image captured from different Angles reveals the detail areas inside the brain such as Axial, Sagittal and</w:t>
      </w:r>
      <w:r w:rsidR="00FE4D26">
        <w:rPr>
          <w:sz w:val="24"/>
          <w:szCs w:val="24"/>
        </w:rPr>
        <w:t xml:space="preserve"> </w:t>
      </w:r>
      <w:r w:rsidRPr="00052D2A">
        <w:rPr>
          <w:sz w:val="24"/>
          <w:szCs w:val="24"/>
        </w:rPr>
        <w:t>Coronal.</w:t>
      </w:r>
    </w:p>
    <w:p w:rsidR="00501F29" w:rsidRPr="00052D2A" w:rsidRDefault="000D2D7B">
      <w:pPr>
        <w:pStyle w:val="Heading2"/>
        <w:rPr>
          <w:sz w:val="28"/>
          <w:szCs w:val="28"/>
        </w:rPr>
      </w:pPr>
      <w:bookmarkStart w:id="36" w:name="_Toc73242357"/>
      <w:r w:rsidRPr="00052D2A">
        <w:rPr>
          <w:sz w:val="28"/>
          <w:szCs w:val="28"/>
        </w:rPr>
        <w:t>1.1 Brief</w:t>
      </w:r>
      <w:bookmarkEnd w:id="36"/>
    </w:p>
    <w:p w:rsidR="00501F29" w:rsidRPr="00052D2A" w:rsidRDefault="000D2D7B">
      <w:pPr>
        <w:pStyle w:val="BodyText"/>
        <w:spacing w:before="223" w:line="480" w:lineRule="auto"/>
        <w:ind w:left="140" w:right="389"/>
        <w:jc w:val="both"/>
        <w:rPr>
          <w:sz w:val="24"/>
          <w:szCs w:val="24"/>
        </w:rPr>
      </w:pPr>
      <w:r w:rsidRPr="00052D2A">
        <w:rPr>
          <w:sz w:val="24"/>
          <w:szCs w:val="24"/>
        </w:rPr>
        <w:t>The human body consists of numerous numbers of cells. When cell growth becomes uncontrollable</w:t>
      </w:r>
      <w:r w:rsidR="00DF6BE5">
        <w:rPr>
          <w:sz w:val="24"/>
          <w:szCs w:val="24"/>
        </w:rPr>
        <w:t xml:space="preserve"> </w:t>
      </w:r>
      <w:r w:rsidRPr="00052D2A">
        <w:rPr>
          <w:sz w:val="24"/>
          <w:szCs w:val="24"/>
        </w:rPr>
        <w:t>the</w:t>
      </w:r>
      <w:r w:rsidR="00DF6BE5">
        <w:rPr>
          <w:sz w:val="24"/>
          <w:szCs w:val="24"/>
        </w:rPr>
        <w:t xml:space="preserve"> </w:t>
      </w:r>
      <w:r w:rsidRPr="00052D2A">
        <w:rPr>
          <w:sz w:val="24"/>
          <w:szCs w:val="24"/>
        </w:rPr>
        <w:t>extra</w:t>
      </w:r>
      <w:r w:rsidR="00DF6BE5">
        <w:rPr>
          <w:sz w:val="24"/>
          <w:szCs w:val="24"/>
        </w:rPr>
        <w:t xml:space="preserve"> </w:t>
      </w:r>
      <w:r w:rsidRPr="00052D2A">
        <w:rPr>
          <w:sz w:val="24"/>
          <w:szCs w:val="24"/>
        </w:rPr>
        <w:t>mass</w:t>
      </w:r>
      <w:r w:rsidR="00DF6BE5">
        <w:rPr>
          <w:sz w:val="24"/>
          <w:szCs w:val="24"/>
        </w:rPr>
        <w:t xml:space="preserve"> </w:t>
      </w:r>
      <w:r w:rsidRPr="00052D2A">
        <w:rPr>
          <w:sz w:val="24"/>
          <w:szCs w:val="24"/>
        </w:rPr>
        <w:t>of</w:t>
      </w:r>
      <w:r w:rsidR="00DF6BE5">
        <w:rPr>
          <w:sz w:val="24"/>
          <w:szCs w:val="24"/>
        </w:rPr>
        <w:t xml:space="preserve"> </w:t>
      </w:r>
      <w:r w:rsidRPr="00052D2A">
        <w:rPr>
          <w:sz w:val="24"/>
          <w:szCs w:val="24"/>
        </w:rPr>
        <w:t>cell</w:t>
      </w:r>
      <w:r w:rsidR="00DF6BE5">
        <w:rPr>
          <w:sz w:val="24"/>
          <w:szCs w:val="24"/>
        </w:rPr>
        <w:t xml:space="preserve"> </w:t>
      </w:r>
      <w:r w:rsidRPr="00052D2A">
        <w:rPr>
          <w:sz w:val="24"/>
          <w:szCs w:val="24"/>
        </w:rPr>
        <w:t>transforms</w:t>
      </w:r>
      <w:r w:rsidR="00DF6BE5">
        <w:rPr>
          <w:sz w:val="24"/>
          <w:szCs w:val="24"/>
        </w:rPr>
        <w:t xml:space="preserve"> </w:t>
      </w:r>
      <w:r w:rsidRPr="00052D2A">
        <w:rPr>
          <w:sz w:val="24"/>
          <w:szCs w:val="24"/>
        </w:rPr>
        <w:t>into</w:t>
      </w:r>
      <w:r w:rsidR="00DF6BE5">
        <w:rPr>
          <w:sz w:val="24"/>
          <w:szCs w:val="24"/>
        </w:rPr>
        <w:t xml:space="preserve"> </w:t>
      </w:r>
      <w:proofErr w:type="spellStart"/>
      <w:r w:rsidRPr="00052D2A">
        <w:rPr>
          <w:sz w:val="24"/>
          <w:szCs w:val="24"/>
        </w:rPr>
        <w:t>tumor.Brain</w:t>
      </w:r>
      <w:proofErr w:type="spellEnd"/>
      <w:r w:rsidR="00DF6BE5">
        <w:rPr>
          <w:sz w:val="24"/>
          <w:szCs w:val="24"/>
        </w:rPr>
        <w:t xml:space="preserve"> </w:t>
      </w:r>
      <w:r w:rsidRPr="00052D2A">
        <w:rPr>
          <w:sz w:val="24"/>
          <w:szCs w:val="24"/>
        </w:rPr>
        <w:t>tumor</w:t>
      </w:r>
      <w:r w:rsidR="00DF6BE5">
        <w:rPr>
          <w:sz w:val="24"/>
          <w:szCs w:val="24"/>
        </w:rPr>
        <w:t xml:space="preserve"> </w:t>
      </w:r>
      <w:r w:rsidRPr="00052D2A">
        <w:rPr>
          <w:sz w:val="24"/>
          <w:szCs w:val="24"/>
        </w:rPr>
        <w:t>is</w:t>
      </w:r>
      <w:r w:rsidR="00DF6BE5">
        <w:rPr>
          <w:sz w:val="24"/>
          <w:szCs w:val="24"/>
        </w:rPr>
        <w:t xml:space="preserve"> </w:t>
      </w:r>
      <w:r w:rsidRPr="00052D2A">
        <w:rPr>
          <w:sz w:val="24"/>
          <w:szCs w:val="24"/>
        </w:rPr>
        <w:t>caused</w:t>
      </w:r>
      <w:r w:rsidR="00DF6BE5">
        <w:rPr>
          <w:sz w:val="24"/>
          <w:szCs w:val="24"/>
        </w:rPr>
        <w:t xml:space="preserve"> </w:t>
      </w:r>
      <w:r w:rsidRPr="00052D2A">
        <w:rPr>
          <w:sz w:val="24"/>
          <w:szCs w:val="24"/>
        </w:rPr>
        <w:t>by</w:t>
      </w:r>
      <w:r w:rsidR="00DF6BE5">
        <w:rPr>
          <w:sz w:val="24"/>
          <w:szCs w:val="24"/>
        </w:rPr>
        <w:t xml:space="preserve"> </w:t>
      </w:r>
      <w:r w:rsidRPr="00052D2A">
        <w:rPr>
          <w:sz w:val="24"/>
          <w:szCs w:val="24"/>
        </w:rPr>
        <w:t>abnormality in cells of brain. There are 120 type of brain tumor exists and each tumor type has different size and</w:t>
      </w:r>
      <w:r w:rsidR="00FE4D26">
        <w:rPr>
          <w:sz w:val="24"/>
          <w:szCs w:val="24"/>
        </w:rPr>
        <w:t xml:space="preserve"> </w:t>
      </w:r>
      <w:r w:rsidRPr="00052D2A">
        <w:rPr>
          <w:sz w:val="24"/>
          <w:szCs w:val="24"/>
        </w:rPr>
        <w:t>location.</w:t>
      </w:r>
      <w:r w:rsidR="00FE4D26">
        <w:rPr>
          <w:sz w:val="24"/>
          <w:szCs w:val="24"/>
        </w:rPr>
        <w:t xml:space="preserve"> </w:t>
      </w:r>
      <w:r w:rsidRPr="00052D2A">
        <w:rPr>
          <w:sz w:val="24"/>
          <w:szCs w:val="24"/>
        </w:rPr>
        <w:t>So,</w:t>
      </w:r>
      <w:r w:rsidR="00FE4D26">
        <w:rPr>
          <w:sz w:val="24"/>
          <w:szCs w:val="24"/>
        </w:rPr>
        <w:t xml:space="preserve"> </w:t>
      </w:r>
      <w:r w:rsidRPr="00052D2A">
        <w:rPr>
          <w:sz w:val="24"/>
          <w:szCs w:val="24"/>
        </w:rPr>
        <w:t>it</w:t>
      </w:r>
      <w:r w:rsidR="00FE4D26">
        <w:rPr>
          <w:sz w:val="24"/>
          <w:szCs w:val="24"/>
        </w:rPr>
        <w:t xml:space="preserve"> </w:t>
      </w:r>
      <w:r w:rsidRPr="00052D2A">
        <w:rPr>
          <w:sz w:val="24"/>
          <w:szCs w:val="24"/>
        </w:rPr>
        <w:t>is</w:t>
      </w:r>
      <w:r w:rsidR="00FE4D26">
        <w:rPr>
          <w:sz w:val="24"/>
          <w:szCs w:val="24"/>
        </w:rPr>
        <w:t xml:space="preserve"> </w:t>
      </w:r>
      <w:r w:rsidRPr="00052D2A">
        <w:rPr>
          <w:sz w:val="24"/>
          <w:szCs w:val="24"/>
        </w:rPr>
        <w:t>very</w:t>
      </w:r>
      <w:r w:rsidR="00FE4D26">
        <w:rPr>
          <w:sz w:val="24"/>
          <w:szCs w:val="24"/>
        </w:rPr>
        <w:t xml:space="preserve"> </w:t>
      </w:r>
      <w:r w:rsidRPr="00052D2A">
        <w:rPr>
          <w:sz w:val="24"/>
          <w:szCs w:val="24"/>
        </w:rPr>
        <w:t>difficult</w:t>
      </w:r>
      <w:r w:rsidR="00FE4D26">
        <w:rPr>
          <w:sz w:val="24"/>
          <w:szCs w:val="24"/>
        </w:rPr>
        <w:t xml:space="preserve"> </w:t>
      </w:r>
      <w:r w:rsidRPr="00052D2A">
        <w:rPr>
          <w:sz w:val="24"/>
          <w:szCs w:val="24"/>
        </w:rPr>
        <w:t>task</w:t>
      </w:r>
      <w:r w:rsidR="00FE4D26">
        <w:rPr>
          <w:sz w:val="24"/>
          <w:szCs w:val="24"/>
        </w:rPr>
        <w:t xml:space="preserve"> </w:t>
      </w:r>
      <w:r w:rsidRPr="00052D2A">
        <w:rPr>
          <w:sz w:val="24"/>
          <w:szCs w:val="24"/>
        </w:rPr>
        <w:t>to</w:t>
      </w:r>
      <w:r w:rsidR="00FE4D26">
        <w:rPr>
          <w:sz w:val="24"/>
          <w:szCs w:val="24"/>
        </w:rPr>
        <w:t xml:space="preserve"> </w:t>
      </w:r>
      <w:r w:rsidRPr="00052D2A">
        <w:rPr>
          <w:sz w:val="24"/>
          <w:szCs w:val="24"/>
        </w:rPr>
        <w:t>classify</w:t>
      </w:r>
      <w:r w:rsidR="00FE4D26">
        <w:rPr>
          <w:sz w:val="24"/>
          <w:szCs w:val="24"/>
        </w:rPr>
        <w:t xml:space="preserve"> </w:t>
      </w:r>
      <w:r w:rsidRPr="00052D2A">
        <w:rPr>
          <w:sz w:val="24"/>
          <w:szCs w:val="24"/>
        </w:rPr>
        <w:t>the</w:t>
      </w:r>
      <w:r w:rsidR="00FE4D26">
        <w:rPr>
          <w:sz w:val="24"/>
          <w:szCs w:val="24"/>
        </w:rPr>
        <w:t xml:space="preserve"> </w:t>
      </w:r>
      <w:r w:rsidRPr="00052D2A">
        <w:rPr>
          <w:sz w:val="24"/>
          <w:szCs w:val="24"/>
        </w:rPr>
        <w:t>tumor</w:t>
      </w:r>
      <w:r w:rsidR="00FE4D26">
        <w:rPr>
          <w:sz w:val="24"/>
          <w:szCs w:val="24"/>
        </w:rPr>
        <w:t xml:space="preserve"> </w:t>
      </w:r>
      <w:r w:rsidRPr="00052D2A">
        <w:rPr>
          <w:sz w:val="24"/>
          <w:szCs w:val="24"/>
        </w:rPr>
        <w:t>part.</w:t>
      </w:r>
      <w:r w:rsidR="00FE4D26">
        <w:rPr>
          <w:sz w:val="24"/>
          <w:szCs w:val="24"/>
        </w:rPr>
        <w:t xml:space="preserve"> </w:t>
      </w:r>
      <w:r w:rsidRPr="00052D2A">
        <w:rPr>
          <w:sz w:val="24"/>
          <w:szCs w:val="24"/>
        </w:rPr>
        <w:t>Brain tumor</w:t>
      </w:r>
      <w:r w:rsidR="00FE4D26">
        <w:rPr>
          <w:sz w:val="24"/>
          <w:szCs w:val="24"/>
        </w:rPr>
        <w:t xml:space="preserve"> </w:t>
      </w:r>
      <w:r w:rsidRPr="00052D2A">
        <w:rPr>
          <w:sz w:val="24"/>
          <w:szCs w:val="24"/>
        </w:rPr>
        <w:t>treatment</w:t>
      </w:r>
      <w:r w:rsidR="00FE4D26">
        <w:rPr>
          <w:sz w:val="24"/>
          <w:szCs w:val="24"/>
        </w:rPr>
        <w:t xml:space="preserve"> </w:t>
      </w:r>
      <w:r w:rsidRPr="00052D2A">
        <w:rPr>
          <w:sz w:val="24"/>
          <w:szCs w:val="24"/>
        </w:rPr>
        <w:t>depends on doctor’s accurate decisions. These decisions are done by seeing and analyzing the tumor location in brain, tumor shape and tumor size. Doctors interpret the MRI of patient and decide that whether the patient has a tumor or not. Human errors can mislead to wrong diagnosing of tumor type and can be misleading for planning the treatment for</w:t>
      </w:r>
      <w:r w:rsidR="00FE4D26">
        <w:rPr>
          <w:sz w:val="24"/>
          <w:szCs w:val="24"/>
        </w:rPr>
        <w:t xml:space="preserve"> </w:t>
      </w:r>
      <w:r w:rsidRPr="00052D2A">
        <w:rPr>
          <w:sz w:val="24"/>
          <w:szCs w:val="24"/>
        </w:rPr>
        <w:t>patients.</w:t>
      </w:r>
    </w:p>
    <w:p w:rsidR="00501F29" w:rsidRPr="00052D2A" w:rsidRDefault="000D2D7B" w:rsidP="006A4048">
      <w:pPr>
        <w:pStyle w:val="BodyText"/>
        <w:keepNext/>
        <w:spacing w:before="223" w:line="480" w:lineRule="auto"/>
        <w:ind w:left="140" w:right="389"/>
        <w:jc w:val="center"/>
      </w:pPr>
      <w:r w:rsidRPr="00052D2A">
        <w:rPr>
          <w:noProof/>
        </w:rPr>
        <w:lastRenderedPageBreak/>
        <w:drawing>
          <wp:inline distT="0" distB="0" distL="0" distR="0">
            <wp:extent cx="4603898" cy="1998980"/>
            <wp:effectExtent l="0" t="0" r="0" b="0"/>
            <wp:docPr id="11" name="Picture 11" descr="VirtualMedStudent.com || Pituitary Adenomas | Medical pictures, Medical  knowledge, 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irtualMedStudent.com || Pituitary Adenomas | Medical pictures, Medical  knowledge, Tum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68195" cy="2026897"/>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37" w:name="_Toc71534419"/>
      <w:r w:rsidRPr="00052D2A">
        <w:rPr>
          <w:b/>
          <w:bCs/>
          <w:i w:val="0"/>
          <w:iCs w:val="0"/>
          <w:color w:val="000000" w:themeColor="text1"/>
        </w:rPr>
        <w:t>Figure 1.</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2</w:t>
      </w:r>
      <w:r w:rsidR="00115334" w:rsidRPr="00052D2A">
        <w:rPr>
          <w:b/>
          <w:bCs/>
          <w:i w:val="0"/>
          <w:iCs w:val="0"/>
          <w:color w:val="000000" w:themeColor="text1"/>
        </w:rPr>
        <w:fldChar w:fldCharType="end"/>
      </w:r>
      <w:r w:rsidRPr="00052D2A">
        <w:rPr>
          <w:b/>
          <w:bCs/>
          <w:i w:val="0"/>
          <w:iCs w:val="0"/>
          <w:color w:val="000000" w:themeColor="text1"/>
        </w:rPr>
        <w:t xml:space="preserve"> Pituitary Tumor</w:t>
      </w:r>
      <w:bookmarkEnd w:id="37"/>
    </w:p>
    <w:p w:rsidR="00501F29" w:rsidRPr="00052D2A" w:rsidRDefault="00501F29">
      <w:pPr>
        <w:pStyle w:val="BodyText"/>
        <w:spacing w:line="480" w:lineRule="auto"/>
        <w:ind w:left="140" w:right="391"/>
        <w:jc w:val="both"/>
        <w:rPr>
          <w:sz w:val="24"/>
          <w:szCs w:val="24"/>
        </w:rPr>
      </w:pPr>
    </w:p>
    <w:p w:rsidR="00501F29" w:rsidRPr="00052D2A" w:rsidRDefault="000D2D7B">
      <w:pPr>
        <w:pStyle w:val="BodyText"/>
        <w:spacing w:line="480" w:lineRule="auto"/>
        <w:ind w:left="140" w:right="391"/>
        <w:jc w:val="both"/>
        <w:rPr>
          <w:sz w:val="24"/>
          <w:szCs w:val="24"/>
        </w:rPr>
      </w:pPr>
      <w:r w:rsidRPr="00052D2A">
        <w:rPr>
          <w:sz w:val="24"/>
          <w:szCs w:val="24"/>
        </w:rPr>
        <w:t>Diagnosis</w:t>
      </w:r>
      <w:r w:rsidR="00FE4D26">
        <w:rPr>
          <w:sz w:val="24"/>
          <w:szCs w:val="24"/>
        </w:rPr>
        <w:t xml:space="preserve"> </w:t>
      </w:r>
      <w:r w:rsidRPr="00052D2A">
        <w:rPr>
          <w:sz w:val="24"/>
          <w:szCs w:val="24"/>
        </w:rPr>
        <w:t>of</w:t>
      </w:r>
      <w:r w:rsidR="00FE4D26">
        <w:rPr>
          <w:sz w:val="24"/>
          <w:szCs w:val="24"/>
        </w:rPr>
        <w:t xml:space="preserve"> </w:t>
      </w:r>
      <w:r w:rsidRPr="00052D2A">
        <w:rPr>
          <w:sz w:val="24"/>
          <w:szCs w:val="24"/>
        </w:rPr>
        <w:t>tumor</w:t>
      </w:r>
      <w:r w:rsidR="00FE4D26">
        <w:rPr>
          <w:sz w:val="24"/>
          <w:szCs w:val="24"/>
        </w:rPr>
        <w:t xml:space="preserve"> </w:t>
      </w:r>
      <w:r w:rsidRPr="00052D2A">
        <w:rPr>
          <w:sz w:val="24"/>
          <w:szCs w:val="24"/>
        </w:rPr>
        <w:t>with</w:t>
      </w:r>
      <w:r w:rsidR="00FE4D26">
        <w:rPr>
          <w:sz w:val="24"/>
          <w:szCs w:val="24"/>
        </w:rPr>
        <w:t xml:space="preserve"> </w:t>
      </w:r>
      <w:r w:rsidRPr="00052D2A">
        <w:rPr>
          <w:sz w:val="24"/>
          <w:szCs w:val="24"/>
        </w:rPr>
        <w:t>the</w:t>
      </w:r>
      <w:r w:rsidR="00FE4D26">
        <w:rPr>
          <w:sz w:val="24"/>
          <w:szCs w:val="24"/>
        </w:rPr>
        <w:t xml:space="preserve"> </w:t>
      </w:r>
      <w:r w:rsidRPr="00052D2A">
        <w:rPr>
          <w:sz w:val="24"/>
          <w:szCs w:val="24"/>
        </w:rPr>
        <w:t>help</w:t>
      </w:r>
      <w:r w:rsidR="00FE4D26">
        <w:rPr>
          <w:sz w:val="24"/>
          <w:szCs w:val="24"/>
        </w:rPr>
        <w:t xml:space="preserve"> </w:t>
      </w:r>
      <w:r w:rsidRPr="00052D2A">
        <w:rPr>
          <w:sz w:val="24"/>
          <w:szCs w:val="24"/>
        </w:rPr>
        <w:t>of</w:t>
      </w:r>
      <w:r w:rsidR="00FE4D26">
        <w:rPr>
          <w:sz w:val="24"/>
          <w:szCs w:val="24"/>
        </w:rPr>
        <w:t xml:space="preserve"> </w:t>
      </w:r>
      <w:r w:rsidRPr="00052D2A">
        <w:rPr>
          <w:sz w:val="24"/>
          <w:szCs w:val="24"/>
        </w:rPr>
        <w:t>MRI</w:t>
      </w:r>
      <w:r w:rsidR="00FE4D26">
        <w:rPr>
          <w:sz w:val="24"/>
          <w:szCs w:val="24"/>
        </w:rPr>
        <w:t xml:space="preserve"> </w:t>
      </w:r>
      <w:r w:rsidRPr="00052D2A">
        <w:rPr>
          <w:sz w:val="24"/>
          <w:szCs w:val="24"/>
        </w:rPr>
        <w:t>image</w:t>
      </w:r>
      <w:r w:rsidR="00FE4D26">
        <w:rPr>
          <w:sz w:val="24"/>
          <w:szCs w:val="24"/>
        </w:rPr>
        <w:t xml:space="preserve"> </w:t>
      </w:r>
      <w:r w:rsidRPr="00052D2A">
        <w:rPr>
          <w:sz w:val="24"/>
          <w:szCs w:val="24"/>
        </w:rPr>
        <w:t>is</w:t>
      </w:r>
      <w:r w:rsidR="00FE4D26">
        <w:rPr>
          <w:sz w:val="24"/>
          <w:szCs w:val="24"/>
        </w:rPr>
        <w:t xml:space="preserve"> </w:t>
      </w:r>
      <w:r w:rsidRPr="00052D2A">
        <w:rPr>
          <w:sz w:val="24"/>
          <w:szCs w:val="24"/>
        </w:rPr>
        <w:t>mandatory</w:t>
      </w:r>
      <w:r w:rsidR="00FE4D26">
        <w:rPr>
          <w:sz w:val="24"/>
          <w:szCs w:val="24"/>
        </w:rPr>
        <w:t xml:space="preserve"> </w:t>
      </w:r>
      <w:r w:rsidRPr="00052D2A">
        <w:rPr>
          <w:sz w:val="24"/>
          <w:szCs w:val="24"/>
        </w:rPr>
        <w:t>but</w:t>
      </w:r>
      <w:r w:rsidR="00FE4D26">
        <w:rPr>
          <w:sz w:val="24"/>
          <w:szCs w:val="24"/>
        </w:rPr>
        <w:t xml:space="preserve"> </w:t>
      </w:r>
      <w:r w:rsidRPr="00052D2A">
        <w:rPr>
          <w:sz w:val="24"/>
          <w:szCs w:val="24"/>
        </w:rPr>
        <w:t>time-taking.</w:t>
      </w:r>
      <w:r w:rsidR="00FE4D26">
        <w:rPr>
          <w:sz w:val="24"/>
          <w:szCs w:val="24"/>
        </w:rPr>
        <w:t xml:space="preserve"> </w:t>
      </w:r>
      <w:r w:rsidRPr="00052D2A">
        <w:rPr>
          <w:sz w:val="24"/>
          <w:szCs w:val="24"/>
        </w:rPr>
        <w:t>This</w:t>
      </w:r>
      <w:r w:rsidR="00FE4D26">
        <w:rPr>
          <w:sz w:val="24"/>
          <w:szCs w:val="24"/>
        </w:rPr>
        <w:t xml:space="preserve"> </w:t>
      </w:r>
      <w:r w:rsidRPr="00052D2A">
        <w:rPr>
          <w:sz w:val="24"/>
          <w:szCs w:val="24"/>
        </w:rPr>
        <w:t>task</w:t>
      </w:r>
      <w:r w:rsidR="00FE4D26">
        <w:rPr>
          <w:sz w:val="24"/>
          <w:szCs w:val="24"/>
        </w:rPr>
        <w:t xml:space="preserve"> </w:t>
      </w:r>
      <w:r w:rsidRPr="00052D2A">
        <w:rPr>
          <w:sz w:val="24"/>
          <w:szCs w:val="24"/>
        </w:rPr>
        <w:t>is</w:t>
      </w:r>
      <w:r w:rsidR="00FE4D26">
        <w:rPr>
          <w:sz w:val="24"/>
          <w:szCs w:val="24"/>
        </w:rPr>
        <w:t xml:space="preserve"> </w:t>
      </w:r>
      <w:r w:rsidRPr="00052D2A">
        <w:rPr>
          <w:sz w:val="24"/>
          <w:szCs w:val="24"/>
        </w:rPr>
        <w:t xml:space="preserve">difficult for experts when they go for manual method. So, computer supported system are introduced for </w:t>
      </w:r>
      <w:r w:rsidR="00FE4D26" w:rsidRPr="00052D2A">
        <w:rPr>
          <w:sz w:val="24"/>
          <w:szCs w:val="24"/>
        </w:rPr>
        <w:t>accurate</w:t>
      </w:r>
      <w:r w:rsidR="00FE4D26">
        <w:rPr>
          <w:sz w:val="24"/>
          <w:szCs w:val="24"/>
        </w:rPr>
        <w:t xml:space="preserve"> </w:t>
      </w:r>
      <w:r w:rsidRPr="00052D2A">
        <w:rPr>
          <w:sz w:val="24"/>
          <w:szCs w:val="24"/>
        </w:rPr>
        <w:t>is</w:t>
      </w:r>
      <w:r w:rsidR="00FE4D26">
        <w:rPr>
          <w:sz w:val="24"/>
          <w:szCs w:val="24"/>
        </w:rPr>
        <w:t xml:space="preserve"> </w:t>
      </w:r>
      <w:r w:rsidRPr="00052D2A">
        <w:rPr>
          <w:sz w:val="24"/>
          <w:szCs w:val="24"/>
        </w:rPr>
        <w:t>ease</w:t>
      </w:r>
      <w:r w:rsidR="00FE4D26">
        <w:rPr>
          <w:sz w:val="24"/>
          <w:szCs w:val="24"/>
        </w:rPr>
        <w:t xml:space="preserve"> </w:t>
      </w:r>
      <w:r w:rsidRPr="00052D2A">
        <w:rPr>
          <w:sz w:val="24"/>
          <w:szCs w:val="24"/>
        </w:rPr>
        <w:t>detection</w:t>
      </w:r>
      <w:r w:rsidR="00FE4D26">
        <w:rPr>
          <w:sz w:val="24"/>
          <w:szCs w:val="24"/>
        </w:rPr>
        <w:t xml:space="preserve"> </w:t>
      </w:r>
      <w:r w:rsidRPr="00052D2A">
        <w:rPr>
          <w:sz w:val="24"/>
          <w:szCs w:val="24"/>
        </w:rPr>
        <w:t>from</w:t>
      </w:r>
      <w:r w:rsidR="00FE4D26">
        <w:rPr>
          <w:sz w:val="24"/>
          <w:szCs w:val="24"/>
        </w:rPr>
        <w:t xml:space="preserve"> </w:t>
      </w:r>
      <w:r w:rsidRPr="00052D2A">
        <w:rPr>
          <w:sz w:val="24"/>
          <w:szCs w:val="24"/>
        </w:rPr>
        <w:t>MRI</w:t>
      </w:r>
      <w:r w:rsidR="00FE4D26">
        <w:rPr>
          <w:sz w:val="24"/>
          <w:szCs w:val="24"/>
        </w:rPr>
        <w:t xml:space="preserve"> </w:t>
      </w:r>
      <w:proofErr w:type="spellStart"/>
      <w:r w:rsidRPr="00052D2A">
        <w:rPr>
          <w:sz w:val="24"/>
          <w:szCs w:val="24"/>
        </w:rPr>
        <w:t>images.It</w:t>
      </w:r>
      <w:proofErr w:type="spellEnd"/>
      <w:r w:rsidR="00FE4D26">
        <w:rPr>
          <w:sz w:val="24"/>
          <w:szCs w:val="24"/>
        </w:rPr>
        <w:t xml:space="preserve"> </w:t>
      </w:r>
      <w:r w:rsidRPr="00052D2A">
        <w:rPr>
          <w:sz w:val="24"/>
          <w:szCs w:val="24"/>
        </w:rPr>
        <w:t>is</w:t>
      </w:r>
      <w:r w:rsidR="00FE4D26">
        <w:rPr>
          <w:sz w:val="24"/>
          <w:szCs w:val="24"/>
        </w:rPr>
        <w:t xml:space="preserve"> </w:t>
      </w:r>
      <w:r w:rsidRPr="00052D2A">
        <w:rPr>
          <w:sz w:val="24"/>
          <w:szCs w:val="24"/>
        </w:rPr>
        <w:t>problematic</w:t>
      </w:r>
      <w:r w:rsidR="00FE4D26">
        <w:rPr>
          <w:sz w:val="24"/>
          <w:szCs w:val="24"/>
        </w:rPr>
        <w:t xml:space="preserve"> </w:t>
      </w:r>
      <w:r w:rsidRPr="00052D2A">
        <w:rPr>
          <w:sz w:val="24"/>
          <w:szCs w:val="24"/>
        </w:rPr>
        <w:t>for</w:t>
      </w:r>
      <w:r w:rsidR="00FE4D26">
        <w:rPr>
          <w:sz w:val="24"/>
          <w:szCs w:val="24"/>
        </w:rPr>
        <w:t xml:space="preserve"> </w:t>
      </w:r>
      <w:r w:rsidRPr="00052D2A">
        <w:rPr>
          <w:sz w:val="24"/>
          <w:szCs w:val="24"/>
        </w:rPr>
        <w:t>radiologists</w:t>
      </w:r>
      <w:r w:rsidR="00FE4D26">
        <w:rPr>
          <w:sz w:val="24"/>
          <w:szCs w:val="24"/>
        </w:rPr>
        <w:t xml:space="preserve"> </w:t>
      </w:r>
      <w:r w:rsidRPr="00052D2A">
        <w:rPr>
          <w:sz w:val="24"/>
          <w:szCs w:val="24"/>
        </w:rPr>
        <w:t>to</w:t>
      </w:r>
      <w:r w:rsidR="00FE4D26">
        <w:rPr>
          <w:sz w:val="24"/>
          <w:szCs w:val="24"/>
        </w:rPr>
        <w:t xml:space="preserve"> </w:t>
      </w:r>
      <w:r w:rsidRPr="00052D2A">
        <w:rPr>
          <w:sz w:val="24"/>
          <w:szCs w:val="24"/>
        </w:rPr>
        <w:t>detect</w:t>
      </w:r>
      <w:r w:rsidR="00FE4D26">
        <w:rPr>
          <w:sz w:val="24"/>
          <w:szCs w:val="24"/>
        </w:rPr>
        <w:t xml:space="preserve"> </w:t>
      </w:r>
      <w:r w:rsidRPr="00052D2A">
        <w:rPr>
          <w:sz w:val="24"/>
          <w:szCs w:val="24"/>
        </w:rPr>
        <w:t>the</w:t>
      </w:r>
      <w:r w:rsidR="00FE4D26">
        <w:rPr>
          <w:sz w:val="24"/>
          <w:szCs w:val="24"/>
        </w:rPr>
        <w:t xml:space="preserve"> </w:t>
      </w:r>
      <w:r w:rsidRPr="00052D2A">
        <w:rPr>
          <w:sz w:val="24"/>
          <w:szCs w:val="24"/>
        </w:rPr>
        <w:t>tumor types manually and make decision due to variation in size, shape, and types of abnormal tissues. This system reduces the workload and avoids the mistakes that can be done by the radiologist.</w:t>
      </w:r>
    </w:p>
    <w:p w:rsidR="00501F29" w:rsidRPr="00052D2A" w:rsidRDefault="000D2D7B" w:rsidP="006A4048">
      <w:pPr>
        <w:pStyle w:val="BodyText"/>
        <w:keepNext/>
        <w:spacing w:line="480" w:lineRule="auto"/>
        <w:ind w:left="140" w:right="391"/>
      </w:pPr>
      <w:bookmarkStart w:id="38" w:name="_GoBack"/>
      <w:r w:rsidRPr="00052D2A">
        <w:rPr>
          <w:noProof/>
        </w:rPr>
        <w:drawing>
          <wp:inline distT="0" distB="0" distL="0" distR="0">
            <wp:extent cx="4864219" cy="2232837"/>
            <wp:effectExtent l="0" t="0" r="0" b="0"/>
            <wp:docPr id="13" name="Picture 13" descr="Meningioma - Diagnosis and treatment - Mayo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eningioma - Diagnosis and treatment - Mayo Clin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85369" cy="2242546"/>
                    </a:xfrm>
                    <a:prstGeom prst="rect">
                      <a:avLst/>
                    </a:prstGeom>
                    <a:noFill/>
                    <a:ln>
                      <a:noFill/>
                    </a:ln>
                  </pic:spPr>
                </pic:pic>
              </a:graphicData>
            </a:graphic>
          </wp:inline>
        </w:drawing>
      </w:r>
      <w:bookmarkEnd w:id="38"/>
    </w:p>
    <w:p w:rsidR="00501F29" w:rsidRPr="00052D2A" w:rsidRDefault="000D2D7B">
      <w:pPr>
        <w:pStyle w:val="Caption"/>
        <w:jc w:val="center"/>
        <w:rPr>
          <w:b/>
          <w:bCs/>
          <w:i w:val="0"/>
          <w:iCs w:val="0"/>
          <w:color w:val="000000" w:themeColor="text1"/>
          <w:sz w:val="24"/>
          <w:szCs w:val="24"/>
        </w:rPr>
      </w:pPr>
      <w:bookmarkStart w:id="39" w:name="_Toc71534420"/>
      <w:r w:rsidRPr="00052D2A">
        <w:rPr>
          <w:b/>
          <w:bCs/>
          <w:i w:val="0"/>
          <w:iCs w:val="0"/>
          <w:color w:val="000000" w:themeColor="text1"/>
        </w:rPr>
        <w:t>Figure 1.</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3</w:t>
      </w:r>
      <w:r w:rsidR="00115334" w:rsidRPr="00052D2A">
        <w:rPr>
          <w:b/>
          <w:bCs/>
          <w:i w:val="0"/>
          <w:iCs w:val="0"/>
          <w:color w:val="000000" w:themeColor="text1"/>
        </w:rPr>
        <w:fldChar w:fldCharType="end"/>
      </w:r>
      <w:r w:rsidRPr="00052D2A">
        <w:rPr>
          <w:b/>
          <w:bCs/>
          <w:i w:val="0"/>
          <w:iCs w:val="0"/>
          <w:color w:val="000000" w:themeColor="text1"/>
        </w:rPr>
        <w:t xml:space="preserve"> Meningioma Tumor</w:t>
      </w:r>
      <w:bookmarkEnd w:id="39"/>
    </w:p>
    <w:p w:rsidR="00501F29" w:rsidRPr="00052D2A" w:rsidRDefault="000D2D7B">
      <w:pPr>
        <w:pStyle w:val="BodyText"/>
        <w:spacing w:line="480" w:lineRule="auto"/>
        <w:ind w:left="140" w:right="391"/>
        <w:jc w:val="both"/>
        <w:rPr>
          <w:sz w:val="24"/>
          <w:szCs w:val="24"/>
        </w:rPr>
      </w:pPr>
      <w:r w:rsidRPr="00052D2A">
        <w:rPr>
          <w:sz w:val="24"/>
          <w:szCs w:val="24"/>
        </w:rPr>
        <w:t xml:space="preserve"> Therefore,</w:t>
      </w:r>
      <w:r w:rsidR="00FE4D26">
        <w:rPr>
          <w:sz w:val="24"/>
          <w:szCs w:val="24"/>
        </w:rPr>
        <w:t xml:space="preserve"> </w:t>
      </w:r>
      <w:r w:rsidRPr="00052D2A">
        <w:rPr>
          <w:sz w:val="24"/>
          <w:szCs w:val="24"/>
        </w:rPr>
        <w:t>these</w:t>
      </w:r>
      <w:r w:rsidR="00FE4D26">
        <w:rPr>
          <w:sz w:val="24"/>
          <w:szCs w:val="24"/>
        </w:rPr>
        <w:t xml:space="preserve"> </w:t>
      </w:r>
      <w:r w:rsidRPr="00052D2A">
        <w:rPr>
          <w:sz w:val="24"/>
          <w:szCs w:val="24"/>
        </w:rPr>
        <w:t>systems</w:t>
      </w:r>
      <w:r w:rsidR="00FE4D26">
        <w:rPr>
          <w:sz w:val="24"/>
          <w:szCs w:val="24"/>
        </w:rPr>
        <w:t xml:space="preserve"> </w:t>
      </w:r>
      <w:r w:rsidRPr="00052D2A">
        <w:rPr>
          <w:sz w:val="24"/>
          <w:szCs w:val="24"/>
        </w:rPr>
        <w:t>are</w:t>
      </w:r>
      <w:r w:rsidR="00FE4D26">
        <w:rPr>
          <w:sz w:val="24"/>
          <w:szCs w:val="24"/>
        </w:rPr>
        <w:t xml:space="preserve"> </w:t>
      </w:r>
      <w:r w:rsidRPr="00052D2A">
        <w:rPr>
          <w:sz w:val="24"/>
          <w:szCs w:val="24"/>
        </w:rPr>
        <w:t>playing</w:t>
      </w:r>
      <w:r w:rsidR="00FE4D26">
        <w:rPr>
          <w:sz w:val="24"/>
          <w:szCs w:val="24"/>
        </w:rPr>
        <w:t xml:space="preserve"> </w:t>
      </w:r>
      <w:r w:rsidRPr="00052D2A">
        <w:rPr>
          <w:sz w:val="24"/>
          <w:szCs w:val="24"/>
        </w:rPr>
        <w:t>vital</w:t>
      </w:r>
      <w:r w:rsidR="00FE4D26">
        <w:rPr>
          <w:sz w:val="24"/>
          <w:szCs w:val="24"/>
        </w:rPr>
        <w:t xml:space="preserve"> </w:t>
      </w:r>
      <w:r w:rsidRPr="00052D2A">
        <w:rPr>
          <w:sz w:val="24"/>
          <w:szCs w:val="24"/>
        </w:rPr>
        <w:t>role</w:t>
      </w:r>
      <w:r w:rsidR="00FE4D26">
        <w:rPr>
          <w:sz w:val="24"/>
          <w:szCs w:val="24"/>
        </w:rPr>
        <w:t xml:space="preserve"> </w:t>
      </w:r>
      <w:r w:rsidRPr="00052D2A">
        <w:rPr>
          <w:sz w:val="24"/>
          <w:szCs w:val="24"/>
        </w:rPr>
        <w:t>in</w:t>
      </w:r>
      <w:r w:rsidR="00FE4D26">
        <w:rPr>
          <w:sz w:val="24"/>
          <w:szCs w:val="24"/>
        </w:rPr>
        <w:t xml:space="preserve"> </w:t>
      </w:r>
      <w:r w:rsidRPr="00052D2A">
        <w:rPr>
          <w:sz w:val="24"/>
          <w:szCs w:val="24"/>
        </w:rPr>
        <w:t>diagnosing</w:t>
      </w:r>
      <w:r w:rsidR="00FE4D26">
        <w:rPr>
          <w:sz w:val="24"/>
          <w:szCs w:val="24"/>
        </w:rPr>
        <w:t xml:space="preserve"> </w:t>
      </w:r>
      <w:r w:rsidRPr="00052D2A">
        <w:rPr>
          <w:sz w:val="24"/>
          <w:szCs w:val="24"/>
        </w:rPr>
        <w:t>and</w:t>
      </w:r>
      <w:r w:rsidR="00FE4D26">
        <w:rPr>
          <w:sz w:val="24"/>
          <w:szCs w:val="24"/>
        </w:rPr>
        <w:t xml:space="preserve"> </w:t>
      </w:r>
      <w:r w:rsidRPr="00052D2A">
        <w:rPr>
          <w:sz w:val="24"/>
          <w:szCs w:val="24"/>
        </w:rPr>
        <w:t>detection</w:t>
      </w:r>
      <w:r w:rsidR="00FE4D26">
        <w:rPr>
          <w:sz w:val="24"/>
          <w:szCs w:val="24"/>
        </w:rPr>
        <w:t xml:space="preserve"> </w:t>
      </w:r>
      <w:r w:rsidRPr="00052D2A">
        <w:rPr>
          <w:sz w:val="24"/>
          <w:szCs w:val="24"/>
        </w:rPr>
        <w:t>of</w:t>
      </w:r>
      <w:r w:rsidR="00FE4D26">
        <w:rPr>
          <w:sz w:val="24"/>
          <w:szCs w:val="24"/>
        </w:rPr>
        <w:t xml:space="preserve"> </w:t>
      </w:r>
      <w:r w:rsidRPr="00052D2A">
        <w:rPr>
          <w:sz w:val="24"/>
          <w:szCs w:val="24"/>
        </w:rPr>
        <w:t>tumor</w:t>
      </w:r>
      <w:r w:rsidR="00FE4D26">
        <w:rPr>
          <w:sz w:val="24"/>
          <w:szCs w:val="24"/>
        </w:rPr>
        <w:t xml:space="preserve"> </w:t>
      </w:r>
      <w:r w:rsidRPr="00052D2A">
        <w:rPr>
          <w:sz w:val="24"/>
          <w:szCs w:val="24"/>
        </w:rPr>
        <w:t>automatically. Nowadays, the use of these systems supporting in the early detection of any type of tumor in recent</w:t>
      </w:r>
      <w:r w:rsidR="00FE4D26">
        <w:rPr>
          <w:sz w:val="24"/>
          <w:szCs w:val="24"/>
        </w:rPr>
        <w:t xml:space="preserve"> </w:t>
      </w:r>
      <w:r w:rsidRPr="00052D2A">
        <w:rPr>
          <w:sz w:val="24"/>
          <w:szCs w:val="24"/>
        </w:rPr>
        <w:t>years.</w:t>
      </w:r>
      <w:r w:rsidR="00FE4D26">
        <w:rPr>
          <w:sz w:val="24"/>
          <w:szCs w:val="24"/>
        </w:rPr>
        <w:t xml:space="preserve"> </w:t>
      </w:r>
      <w:r w:rsidRPr="00052D2A">
        <w:rPr>
          <w:sz w:val="24"/>
          <w:szCs w:val="24"/>
        </w:rPr>
        <w:t>By</w:t>
      </w:r>
      <w:r w:rsidR="00FE4D26">
        <w:rPr>
          <w:sz w:val="24"/>
          <w:szCs w:val="24"/>
        </w:rPr>
        <w:t xml:space="preserve"> </w:t>
      </w:r>
      <w:r w:rsidRPr="00052D2A">
        <w:rPr>
          <w:sz w:val="24"/>
          <w:szCs w:val="24"/>
        </w:rPr>
        <w:t>studying</w:t>
      </w:r>
      <w:r w:rsidR="00FE4D26">
        <w:rPr>
          <w:sz w:val="24"/>
          <w:szCs w:val="24"/>
        </w:rPr>
        <w:t xml:space="preserve"> </w:t>
      </w:r>
      <w:r w:rsidRPr="00052D2A">
        <w:rPr>
          <w:sz w:val="24"/>
          <w:szCs w:val="24"/>
        </w:rPr>
        <w:t>the</w:t>
      </w:r>
      <w:r w:rsidR="00FE4D26">
        <w:rPr>
          <w:sz w:val="24"/>
          <w:szCs w:val="24"/>
        </w:rPr>
        <w:t xml:space="preserve"> </w:t>
      </w:r>
      <w:r w:rsidRPr="00052D2A">
        <w:rPr>
          <w:sz w:val="24"/>
          <w:szCs w:val="24"/>
        </w:rPr>
        <w:t>literature,</w:t>
      </w:r>
      <w:r w:rsidR="00FE4D26">
        <w:rPr>
          <w:sz w:val="24"/>
          <w:szCs w:val="24"/>
        </w:rPr>
        <w:t xml:space="preserve"> </w:t>
      </w:r>
      <w:r w:rsidRPr="00052D2A">
        <w:rPr>
          <w:sz w:val="24"/>
          <w:szCs w:val="24"/>
        </w:rPr>
        <w:t>we</w:t>
      </w:r>
      <w:r w:rsidR="00FE4D26">
        <w:rPr>
          <w:sz w:val="24"/>
          <w:szCs w:val="24"/>
        </w:rPr>
        <w:t xml:space="preserve"> </w:t>
      </w:r>
      <w:r w:rsidRPr="00052D2A">
        <w:rPr>
          <w:sz w:val="24"/>
          <w:szCs w:val="24"/>
        </w:rPr>
        <w:t>have</w:t>
      </w:r>
      <w:r w:rsidR="00FE4D26">
        <w:rPr>
          <w:sz w:val="24"/>
          <w:szCs w:val="24"/>
        </w:rPr>
        <w:t xml:space="preserve"> </w:t>
      </w:r>
      <w:r w:rsidRPr="00052D2A">
        <w:rPr>
          <w:sz w:val="24"/>
          <w:szCs w:val="24"/>
        </w:rPr>
        <w:t>analyzed</w:t>
      </w:r>
      <w:r w:rsidR="00FE4D26">
        <w:rPr>
          <w:sz w:val="24"/>
          <w:szCs w:val="24"/>
        </w:rPr>
        <w:t xml:space="preserve"> </w:t>
      </w:r>
      <w:r w:rsidRPr="00052D2A">
        <w:rPr>
          <w:sz w:val="24"/>
          <w:szCs w:val="24"/>
        </w:rPr>
        <w:t>that</w:t>
      </w:r>
      <w:r w:rsidR="00FE4D26">
        <w:rPr>
          <w:sz w:val="24"/>
          <w:szCs w:val="24"/>
        </w:rPr>
        <w:t xml:space="preserve"> </w:t>
      </w:r>
      <w:r w:rsidRPr="00052D2A">
        <w:rPr>
          <w:sz w:val="24"/>
          <w:szCs w:val="24"/>
        </w:rPr>
        <w:t>system’s</w:t>
      </w:r>
      <w:r w:rsidR="00FE4D26">
        <w:rPr>
          <w:sz w:val="24"/>
          <w:szCs w:val="24"/>
        </w:rPr>
        <w:t xml:space="preserve"> </w:t>
      </w:r>
      <w:r w:rsidRPr="00052D2A">
        <w:rPr>
          <w:sz w:val="24"/>
          <w:szCs w:val="24"/>
        </w:rPr>
        <w:t>performance</w:t>
      </w:r>
      <w:r w:rsidR="00FE4D26">
        <w:rPr>
          <w:sz w:val="24"/>
          <w:szCs w:val="24"/>
        </w:rPr>
        <w:t xml:space="preserve"> </w:t>
      </w:r>
      <w:r w:rsidRPr="00052D2A">
        <w:rPr>
          <w:sz w:val="24"/>
          <w:szCs w:val="24"/>
        </w:rPr>
        <w:t>can</w:t>
      </w:r>
      <w:r w:rsidR="00FE4D26">
        <w:rPr>
          <w:sz w:val="24"/>
          <w:szCs w:val="24"/>
        </w:rPr>
        <w:t xml:space="preserve"> </w:t>
      </w:r>
      <w:r w:rsidRPr="00052D2A">
        <w:rPr>
          <w:sz w:val="24"/>
          <w:szCs w:val="24"/>
        </w:rPr>
        <w:t>be</w:t>
      </w:r>
      <w:r w:rsidR="00FE4D26">
        <w:rPr>
          <w:sz w:val="24"/>
          <w:szCs w:val="24"/>
        </w:rPr>
        <w:t xml:space="preserve"> </w:t>
      </w:r>
      <w:r w:rsidRPr="00052D2A">
        <w:rPr>
          <w:sz w:val="24"/>
          <w:szCs w:val="24"/>
        </w:rPr>
        <w:t xml:space="preserve">better by improving the computational speed and flexible </w:t>
      </w:r>
      <w:r w:rsidRPr="00052D2A">
        <w:rPr>
          <w:sz w:val="24"/>
          <w:szCs w:val="24"/>
        </w:rPr>
        <w:lastRenderedPageBreak/>
        <w:t>systems for different brain</w:t>
      </w:r>
      <w:r w:rsidR="00FE4D26">
        <w:rPr>
          <w:sz w:val="24"/>
          <w:szCs w:val="24"/>
        </w:rPr>
        <w:t xml:space="preserve"> </w:t>
      </w:r>
      <w:r w:rsidRPr="00052D2A">
        <w:rPr>
          <w:sz w:val="24"/>
          <w:szCs w:val="24"/>
        </w:rPr>
        <w:t>data</w:t>
      </w:r>
      <w:r w:rsidR="00FE4D26">
        <w:rPr>
          <w:sz w:val="24"/>
          <w:szCs w:val="24"/>
        </w:rPr>
        <w:t xml:space="preserve"> </w:t>
      </w:r>
      <w:r w:rsidRPr="00052D2A">
        <w:rPr>
          <w:sz w:val="24"/>
          <w:szCs w:val="24"/>
        </w:rPr>
        <w:t>sets.</w:t>
      </w:r>
    </w:p>
    <w:p w:rsidR="00501F29" w:rsidRPr="00052D2A" w:rsidRDefault="000D2D7B">
      <w:pPr>
        <w:pStyle w:val="BodyText"/>
        <w:spacing w:before="2" w:line="480" w:lineRule="auto"/>
        <w:ind w:left="140" w:right="397"/>
        <w:jc w:val="both"/>
        <w:rPr>
          <w:b/>
          <w:sz w:val="24"/>
          <w:szCs w:val="24"/>
        </w:rPr>
      </w:pPr>
      <w:r w:rsidRPr="00052D2A">
        <w:rPr>
          <w:sz w:val="24"/>
          <w:szCs w:val="24"/>
        </w:rPr>
        <w:t>The proposed system works on four tumor and non-tumor types: meningioma, pituitary glioma, acoustic neuroma and no tumor MRI images</w:t>
      </w:r>
      <w:r w:rsidRPr="00052D2A">
        <w:rPr>
          <w:b/>
          <w:sz w:val="24"/>
          <w:szCs w:val="24"/>
        </w:rPr>
        <w:t>.</w:t>
      </w:r>
    </w:p>
    <w:p w:rsidR="00501F29" w:rsidRPr="00052D2A" w:rsidRDefault="000D2D7B" w:rsidP="00525F5D">
      <w:pPr>
        <w:pStyle w:val="BodyText"/>
        <w:keepNext/>
        <w:spacing w:before="2" w:line="480" w:lineRule="auto"/>
        <w:ind w:left="140" w:right="397"/>
        <w:jc w:val="center"/>
      </w:pPr>
      <w:r w:rsidRPr="00052D2A">
        <w:rPr>
          <w:noProof/>
        </w:rPr>
        <w:drawing>
          <wp:inline distT="0" distB="0" distL="0" distR="0">
            <wp:extent cx="2183765" cy="2183765"/>
            <wp:effectExtent l="0" t="0" r="6985" b="6985"/>
            <wp:docPr id="9" name="Picture 9" descr="Acoustic Neuroma - Harvard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oustic Neuroma - Harvard Healt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189013" cy="2189013"/>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rPr>
      </w:pPr>
      <w:bookmarkStart w:id="40" w:name="_Toc71534421"/>
      <w:r w:rsidRPr="00052D2A">
        <w:rPr>
          <w:b/>
          <w:bCs/>
          <w:i w:val="0"/>
          <w:iCs w:val="0"/>
          <w:color w:val="000000" w:themeColor="text1"/>
        </w:rPr>
        <w:t>Figure 1.</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4</w:t>
      </w:r>
      <w:r w:rsidR="00115334" w:rsidRPr="00052D2A">
        <w:rPr>
          <w:b/>
          <w:bCs/>
          <w:i w:val="0"/>
          <w:iCs w:val="0"/>
          <w:color w:val="000000" w:themeColor="text1"/>
        </w:rPr>
        <w:fldChar w:fldCharType="end"/>
      </w:r>
      <w:r w:rsidRPr="00052D2A">
        <w:rPr>
          <w:b/>
          <w:bCs/>
          <w:i w:val="0"/>
          <w:iCs w:val="0"/>
          <w:color w:val="000000" w:themeColor="text1"/>
        </w:rPr>
        <w:t xml:space="preserve"> Acoustic Neuroma</w:t>
      </w:r>
      <w:bookmarkEnd w:id="40"/>
    </w:p>
    <w:p w:rsidR="00501F29" w:rsidRPr="00052D2A" w:rsidRDefault="00501F29">
      <w:pPr>
        <w:pStyle w:val="BodyText"/>
        <w:spacing w:before="2" w:line="480" w:lineRule="auto"/>
        <w:ind w:left="140" w:right="397"/>
        <w:jc w:val="both"/>
      </w:pPr>
    </w:p>
    <w:p w:rsidR="00501F29" w:rsidRPr="00052D2A" w:rsidRDefault="000D2D7B">
      <w:pPr>
        <w:pStyle w:val="Heading2"/>
        <w:rPr>
          <w:sz w:val="28"/>
          <w:szCs w:val="28"/>
        </w:rPr>
      </w:pPr>
      <w:bookmarkStart w:id="41" w:name="_Toc73242358"/>
      <w:r w:rsidRPr="00052D2A">
        <w:rPr>
          <w:sz w:val="28"/>
          <w:szCs w:val="28"/>
        </w:rPr>
        <w:t>1.2 Relevance to Course</w:t>
      </w:r>
      <w:r w:rsidR="00FE4D26">
        <w:rPr>
          <w:sz w:val="28"/>
          <w:szCs w:val="28"/>
        </w:rPr>
        <w:t xml:space="preserve"> </w:t>
      </w:r>
      <w:r w:rsidRPr="00052D2A">
        <w:rPr>
          <w:sz w:val="28"/>
          <w:szCs w:val="28"/>
        </w:rPr>
        <w:t>Modules</w:t>
      </w:r>
      <w:bookmarkEnd w:id="41"/>
    </w:p>
    <w:p w:rsidR="00501F29" w:rsidRPr="00052D2A" w:rsidRDefault="000D2D7B">
      <w:pPr>
        <w:pStyle w:val="BodyText"/>
        <w:spacing w:before="224" w:line="480" w:lineRule="auto"/>
        <w:ind w:right="392"/>
        <w:jc w:val="both"/>
        <w:rPr>
          <w:sz w:val="24"/>
          <w:szCs w:val="24"/>
        </w:rPr>
      </w:pPr>
      <w:r w:rsidRPr="00052D2A">
        <w:rPr>
          <w:sz w:val="24"/>
          <w:szCs w:val="24"/>
        </w:rPr>
        <w:t>In</w:t>
      </w:r>
      <w:r w:rsidR="002D7996">
        <w:rPr>
          <w:sz w:val="24"/>
          <w:szCs w:val="24"/>
        </w:rPr>
        <w:t xml:space="preserve"> </w:t>
      </w:r>
      <w:r w:rsidRPr="00052D2A">
        <w:rPr>
          <w:sz w:val="24"/>
          <w:szCs w:val="24"/>
        </w:rPr>
        <w:t>Artificial</w:t>
      </w:r>
      <w:r w:rsidR="002D7996">
        <w:rPr>
          <w:sz w:val="24"/>
          <w:szCs w:val="24"/>
        </w:rPr>
        <w:t xml:space="preserve"> </w:t>
      </w:r>
      <w:r w:rsidRPr="00052D2A">
        <w:rPr>
          <w:sz w:val="24"/>
          <w:szCs w:val="24"/>
        </w:rPr>
        <w:t>Intelligence</w:t>
      </w:r>
      <w:r w:rsidR="002D7996">
        <w:rPr>
          <w:sz w:val="24"/>
          <w:szCs w:val="24"/>
        </w:rPr>
        <w:t xml:space="preserve"> </w:t>
      </w:r>
      <w:r w:rsidRPr="00052D2A">
        <w:rPr>
          <w:sz w:val="24"/>
          <w:szCs w:val="24"/>
        </w:rPr>
        <w:t>course</w:t>
      </w:r>
      <w:r w:rsidR="002D7996">
        <w:rPr>
          <w:sz w:val="24"/>
          <w:szCs w:val="24"/>
        </w:rPr>
        <w:t xml:space="preserve"> </w:t>
      </w:r>
      <w:r w:rsidRPr="00052D2A">
        <w:rPr>
          <w:sz w:val="24"/>
          <w:szCs w:val="24"/>
        </w:rPr>
        <w:t>all</w:t>
      </w:r>
      <w:r w:rsidR="002D7996">
        <w:rPr>
          <w:sz w:val="24"/>
          <w:szCs w:val="24"/>
        </w:rPr>
        <w:t xml:space="preserve"> </w:t>
      </w:r>
      <w:r w:rsidRPr="00052D2A">
        <w:rPr>
          <w:sz w:val="24"/>
          <w:szCs w:val="24"/>
        </w:rPr>
        <w:t>machine</w:t>
      </w:r>
      <w:r w:rsidR="002D7996">
        <w:rPr>
          <w:sz w:val="24"/>
          <w:szCs w:val="24"/>
        </w:rPr>
        <w:t xml:space="preserve"> </w:t>
      </w:r>
      <w:r w:rsidRPr="00052D2A">
        <w:rPr>
          <w:sz w:val="24"/>
          <w:szCs w:val="24"/>
        </w:rPr>
        <w:t>learning</w:t>
      </w:r>
      <w:r w:rsidR="002D7996">
        <w:rPr>
          <w:sz w:val="24"/>
          <w:szCs w:val="24"/>
        </w:rPr>
        <w:t xml:space="preserve"> </w:t>
      </w:r>
      <w:r w:rsidRPr="00052D2A">
        <w:rPr>
          <w:sz w:val="24"/>
          <w:szCs w:val="24"/>
        </w:rPr>
        <w:t>techniques</w:t>
      </w:r>
      <w:r w:rsidR="002D7996">
        <w:rPr>
          <w:sz w:val="24"/>
          <w:szCs w:val="24"/>
        </w:rPr>
        <w:t xml:space="preserve"> </w:t>
      </w:r>
      <w:r w:rsidRPr="00052D2A">
        <w:rPr>
          <w:sz w:val="24"/>
          <w:szCs w:val="24"/>
        </w:rPr>
        <w:t>and</w:t>
      </w:r>
      <w:r w:rsidR="002D7996">
        <w:rPr>
          <w:sz w:val="24"/>
          <w:szCs w:val="24"/>
        </w:rPr>
        <w:t xml:space="preserve"> </w:t>
      </w:r>
      <w:r w:rsidRPr="00052D2A">
        <w:rPr>
          <w:sz w:val="24"/>
          <w:szCs w:val="24"/>
        </w:rPr>
        <w:t>algorithms</w:t>
      </w:r>
      <w:r w:rsidR="002D7996">
        <w:rPr>
          <w:sz w:val="24"/>
          <w:szCs w:val="24"/>
        </w:rPr>
        <w:t xml:space="preserve"> </w:t>
      </w:r>
      <w:r w:rsidRPr="00052D2A">
        <w:rPr>
          <w:sz w:val="24"/>
          <w:szCs w:val="24"/>
        </w:rPr>
        <w:t>are</w:t>
      </w:r>
      <w:r w:rsidR="002D7996">
        <w:rPr>
          <w:sz w:val="24"/>
          <w:szCs w:val="24"/>
        </w:rPr>
        <w:t xml:space="preserve"> </w:t>
      </w:r>
      <w:r w:rsidRPr="00052D2A">
        <w:rPr>
          <w:sz w:val="24"/>
          <w:szCs w:val="24"/>
        </w:rPr>
        <w:t>part</w:t>
      </w:r>
      <w:r w:rsidR="002D7996">
        <w:rPr>
          <w:sz w:val="24"/>
          <w:szCs w:val="24"/>
        </w:rPr>
        <w:t xml:space="preserve"> </w:t>
      </w:r>
      <w:r w:rsidRPr="00052D2A">
        <w:rPr>
          <w:sz w:val="24"/>
          <w:szCs w:val="24"/>
        </w:rPr>
        <w:t>of</w:t>
      </w:r>
      <w:r w:rsidR="002D7996">
        <w:rPr>
          <w:sz w:val="24"/>
          <w:szCs w:val="24"/>
        </w:rPr>
        <w:t xml:space="preserve"> </w:t>
      </w:r>
      <w:proofErr w:type="spellStart"/>
      <w:r w:rsidRPr="00052D2A">
        <w:rPr>
          <w:sz w:val="24"/>
          <w:szCs w:val="24"/>
        </w:rPr>
        <w:t>it.The</w:t>
      </w:r>
      <w:proofErr w:type="spellEnd"/>
      <w:r w:rsidRPr="00052D2A">
        <w:rPr>
          <w:sz w:val="24"/>
          <w:szCs w:val="24"/>
        </w:rPr>
        <w:t xml:space="preserve"> topic that closely relates with my project is neural network. An artificial neuron is developed by machine learning technique to replicate the biological neuron. Neural networks comprise of technologies like machine learning concepts and deep learning and form a part of Artificial Intelligence.</w:t>
      </w:r>
    </w:p>
    <w:p w:rsidR="00501F29" w:rsidRPr="00052D2A" w:rsidRDefault="000D2D7B">
      <w:pPr>
        <w:pStyle w:val="BodyText"/>
        <w:spacing w:line="480" w:lineRule="auto"/>
        <w:ind w:right="402"/>
        <w:jc w:val="both"/>
        <w:rPr>
          <w:sz w:val="24"/>
          <w:szCs w:val="24"/>
        </w:rPr>
      </w:pPr>
      <w:r w:rsidRPr="00052D2A">
        <w:rPr>
          <w:sz w:val="24"/>
          <w:szCs w:val="24"/>
        </w:rPr>
        <w:t>In Machine Learning course we have studied about different algorithms which are used to train models to perform task automatically after getting the training data.</w:t>
      </w:r>
    </w:p>
    <w:p w:rsidR="00501F29" w:rsidRPr="00052D2A" w:rsidRDefault="000D2D7B">
      <w:pPr>
        <w:pStyle w:val="BodyText"/>
        <w:spacing w:before="79" w:line="480" w:lineRule="auto"/>
        <w:ind w:right="397"/>
        <w:jc w:val="both"/>
        <w:rPr>
          <w:sz w:val="24"/>
          <w:szCs w:val="24"/>
        </w:rPr>
      </w:pPr>
      <w:r w:rsidRPr="00052D2A">
        <w:rPr>
          <w:sz w:val="24"/>
          <w:szCs w:val="24"/>
        </w:rPr>
        <w:t>A system which is interactive is easy and comfortable for the user to use the system and understand it easily and in Human Computer Interaction course is all about designing +  interacting system following standard rules.</w:t>
      </w:r>
    </w:p>
    <w:p w:rsidR="00501F29" w:rsidRPr="00052D2A" w:rsidRDefault="000D2D7B">
      <w:pPr>
        <w:spacing w:line="480" w:lineRule="auto"/>
        <w:rPr>
          <w:sz w:val="24"/>
          <w:szCs w:val="24"/>
        </w:rPr>
      </w:pPr>
      <w:r w:rsidRPr="00052D2A">
        <w:rPr>
          <w:sz w:val="24"/>
          <w:szCs w:val="24"/>
        </w:rPr>
        <w:t xml:space="preserve">In Report Writing Skills course is about learning how to write reports and other formal documentation, and, in our project, it help us to write the project </w:t>
      </w:r>
      <w:r w:rsidR="00FE4D26" w:rsidRPr="00052D2A">
        <w:rPr>
          <w:sz w:val="24"/>
          <w:szCs w:val="24"/>
        </w:rPr>
        <w:t>documentation.</w:t>
      </w:r>
    </w:p>
    <w:p w:rsidR="00501F29" w:rsidRPr="00052D2A" w:rsidRDefault="00501F29">
      <w:pPr>
        <w:spacing w:line="480" w:lineRule="auto"/>
        <w:rPr>
          <w:sz w:val="24"/>
          <w:szCs w:val="24"/>
        </w:rPr>
      </w:pPr>
    </w:p>
    <w:p w:rsidR="00501F29" w:rsidRPr="00052D2A" w:rsidRDefault="00501F29">
      <w:pPr>
        <w:spacing w:line="480" w:lineRule="auto"/>
        <w:rPr>
          <w:sz w:val="24"/>
          <w:szCs w:val="24"/>
        </w:rPr>
        <w:sectPr w:rsidR="00501F29" w:rsidRPr="00052D2A">
          <w:pgSz w:w="11910" w:h="16840"/>
          <w:pgMar w:top="1320" w:right="1300" w:bottom="1060" w:left="1560" w:header="567" w:footer="870" w:gutter="0"/>
          <w:cols w:space="720"/>
          <w:docGrid w:linePitch="299"/>
        </w:sectPr>
      </w:pPr>
    </w:p>
    <w:p w:rsidR="00501F29" w:rsidRPr="00052D2A" w:rsidRDefault="00501F29">
      <w:pPr>
        <w:pStyle w:val="BodyText"/>
        <w:spacing w:before="3"/>
        <w:rPr>
          <w:sz w:val="20"/>
        </w:rPr>
      </w:pPr>
    </w:p>
    <w:p w:rsidR="00501F29" w:rsidRPr="00052D2A" w:rsidRDefault="000D2D7B">
      <w:pPr>
        <w:pStyle w:val="Heading2"/>
        <w:rPr>
          <w:sz w:val="28"/>
          <w:szCs w:val="28"/>
        </w:rPr>
      </w:pPr>
      <w:bookmarkStart w:id="42" w:name="_Toc73242359"/>
      <w:r w:rsidRPr="00052D2A">
        <w:rPr>
          <w:sz w:val="28"/>
          <w:szCs w:val="28"/>
        </w:rPr>
        <w:t xml:space="preserve">1.3 </w:t>
      </w:r>
      <w:r w:rsidR="00FE4D26" w:rsidRPr="00052D2A">
        <w:rPr>
          <w:sz w:val="28"/>
          <w:szCs w:val="28"/>
        </w:rPr>
        <w:t>Project Background</w:t>
      </w:r>
      <w:bookmarkEnd w:id="42"/>
    </w:p>
    <w:p w:rsidR="00501F29" w:rsidRPr="00052D2A" w:rsidRDefault="000D2D7B">
      <w:pPr>
        <w:pStyle w:val="BodyText"/>
        <w:spacing w:before="223" w:line="480" w:lineRule="auto"/>
        <w:ind w:left="140" w:right="396"/>
        <w:jc w:val="both"/>
        <w:rPr>
          <w:sz w:val="24"/>
          <w:szCs w:val="24"/>
        </w:rPr>
      </w:pPr>
      <w:r w:rsidRPr="00052D2A">
        <w:rPr>
          <w:sz w:val="24"/>
          <w:szCs w:val="24"/>
        </w:rPr>
        <w:t xml:space="preserve">There are four categories of brain tumor i.e. meningioma, pituitary, glioma and acoustic neuroma and non-tumor images are also part of dataset. Meningioma tumor is developed in thin membranes </w:t>
      </w:r>
      <w:r w:rsidRPr="00052D2A">
        <w:rPr>
          <w:spacing w:val="-3"/>
          <w:sz w:val="24"/>
          <w:szCs w:val="24"/>
        </w:rPr>
        <w:t xml:space="preserve">of </w:t>
      </w:r>
      <w:r w:rsidRPr="00052D2A">
        <w:rPr>
          <w:sz w:val="24"/>
          <w:szCs w:val="24"/>
        </w:rPr>
        <w:t>brain like around spinal cord. Pituitary tumor is developed in pituitary gland of brain. Glioma tumor develops in the substance of brain. For examining the tumor, the brain MRI is taken to detect the tumor and to diagnose it. Radiologists must examine these MRI images and they consume a lot of their time and energy</w:t>
      </w:r>
      <w:r w:rsidR="00FE4D26">
        <w:rPr>
          <w:sz w:val="24"/>
          <w:szCs w:val="24"/>
        </w:rPr>
        <w:t xml:space="preserve"> </w:t>
      </w:r>
      <w:r w:rsidRPr="00052D2A">
        <w:rPr>
          <w:sz w:val="24"/>
          <w:szCs w:val="24"/>
        </w:rPr>
        <w:t xml:space="preserve">in coming up with results. If a patient has last stage tumor then it is impossible to save the life because the manual method of detecting the brain tumor takes time. To get </w:t>
      </w:r>
      <w:r w:rsidRPr="00052D2A">
        <w:rPr>
          <w:spacing w:val="-2"/>
          <w:sz w:val="24"/>
          <w:szCs w:val="24"/>
        </w:rPr>
        <w:t xml:space="preserve">rid </w:t>
      </w:r>
      <w:r w:rsidRPr="00052D2A">
        <w:rPr>
          <w:sz w:val="24"/>
          <w:szCs w:val="24"/>
        </w:rPr>
        <w:t>of this problem, an</w:t>
      </w:r>
      <w:r w:rsidR="00FE4D26">
        <w:rPr>
          <w:sz w:val="24"/>
          <w:szCs w:val="24"/>
        </w:rPr>
        <w:t xml:space="preserve"> </w:t>
      </w:r>
      <w:r w:rsidRPr="00052D2A">
        <w:rPr>
          <w:sz w:val="24"/>
          <w:szCs w:val="24"/>
        </w:rPr>
        <w:t>automated</w:t>
      </w:r>
      <w:r w:rsidR="00FE4D26">
        <w:rPr>
          <w:sz w:val="24"/>
          <w:szCs w:val="24"/>
        </w:rPr>
        <w:t xml:space="preserve"> </w:t>
      </w:r>
      <w:r w:rsidRPr="00052D2A">
        <w:rPr>
          <w:sz w:val="24"/>
          <w:szCs w:val="24"/>
        </w:rPr>
        <w:t>system</w:t>
      </w:r>
      <w:r w:rsidR="00FE4D26">
        <w:rPr>
          <w:sz w:val="24"/>
          <w:szCs w:val="24"/>
        </w:rPr>
        <w:t xml:space="preserve"> </w:t>
      </w:r>
      <w:r w:rsidRPr="00052D2A">
        <w:rPr>
          <w:sz w:val="24"/>
          <w:szCs w:val="24"/>
        </w:rPr>
        <w:t>is</w:t>
      </w:r>
      <w:r w:rsidR="00FE4D26">
        <w:rPr>
          <w:sz w:val="24"/>
          <w:szCs w:val="24"/>
        </w:rPr>
        <w:t xml:space="preserve"> </w:t>
      </w:r>
      <w:r w:rsidRPr="00052D2A">
        <w:rPr>
          <w:sz w:val="24"/>
          <w:szCs w:val="24"/>
        </w:rPr>
        <w:t>introduced</w:t>
      </w:r>
      <w:r w:rsidR="00FE4D26">
        <w:rPr>
          <w:sz w:val="24"/>
          <w:szCs w:val="24"/>
        </w:rPr>
        <w:t xml:space="preserve"> </w:t>
      </w:r>
      <w:r w:rsidRPr="00052D2A">
        <w:rPr>
          <w:sz w:val="24"/>
          <w:szCs w:val="24"/>
        </w:rPr>
        <w:t>which</w:t>
      </w:r>
      <w:r w:rsidR="00FE4D26">
        <w:rPr>
          <w:sz w:val="24"/>
          <w:szCs w:val="24"/>
        </w:rPr>
        <w:t xml:space="preserve"> </w:t>
      </w:r>
      <w:r w:rsidRPr="00052D2A">
        <w:rPr>
          <w:sz w:val="24"/>
          <w:szCs w:val="24"/>
        </w:rPr>
        <w:t>help</w:t>
      </w:r>
      <w:r w:rsidR="00FE4D26">
        <w:rPr>
          <w:sz w:val="24"/>
          <w:szCs w:val="24"/>
        </w:rPr>
        <w:t xml:space="preserve"> </w:t>
      </w:r>
      <w:r w:rsidRPr="00052D2A">
        <w:rPr>
          <w:sz w:val="24"/>
          <w:szCs w:val="24"/>
        </w:rPr>
        <w:t>radiologist</w:t>
      </w:r>
      <w:r w:rsidR="00FE4D26">
        <w:rPr>
          <w:sz w:val="24"/>
          <w:szCs w:val="24"/>
        </w:rPr>
        <w:t xml:space="preserve"> </w:t>
      </w:r>
      <w:r w:rsidRPr="00052D2A">
        <w:rPr>
          <w:sz w:val="24"/>
          <w:szCs w:val="24"/>
        </w:rPr>
        <w:t>in</w:t>
      </w:r>
      <w:r w:rsidR="00FE4D26">
        <w:rPr>
          <w:sz w:val="24"/>
          <w:szCs w:val="24"/>
        </w:rPr>
        <w:t xml:space="preserve"> </w:t>
      </w:r>
      <w:r w:rsidRPr="00052D2A">
        <w:rPr>
          <w:sz w:val="24"/>
          <w:szCs w:val="24"/>
        </w:rPr>
        <w:t>early</w:t>
      </w:r>
      <w:r w:rsidR="00FE4D26">
        <w:rPr>
          <w:sz w:val="24"/>
          <w:szCs w:val="24"/>
        </w:rPr>
        <w:t xml:space="preserve"> </w:t>
      </w:r>
      <w:r w:rsidRPr="00052D2A">
        <w:rPr>
          <w:sz w:val="24"/>
          <w:szCs w:val="24"/>
        </w:rPr>
        <w:t>detection</w:t>
      </w:r>
      <w:r w:rsidR="00FE4D26">
        <w:rPr>
          <w:sz w:val="24"/>
          <w:szCs w:val="24"/>
        </w:rPr>
        <w:t xml:space="preserve"> </w:t>
      </w:r>
      <w:r w:rsidRPr="00052D2A">
        <w:rPr>
          <w:sz w:val="24"/>
          <w:szCs w:val="24"/>
        </w:rPr>
        <w:t>of</w:t>
      </w:r>
      <w:r w:rsidR="00FE4D26">
        <w:rPr>
          <w:sz w:val="24"/>
          <w:szCs w:val="24"/>
        </w:rPr>
        <w:t xml:space="preserve"> </w:t>
      </w:r>
      <w:r w:rsidRPr="00052D2A">
        <w:rPr>
          <w:sz w:val="24"/>
          <w:szCs w:val="24"/>
        </w:rPr>
        <w:t>brain</w:t>
      </w:r>
      <w:r w:rsidR="00FE4D26">
        <w:rPr>
          <w:sz w:val="24"/>
          <w:szCs w:val="24"/>
        </w:rPr>
        <w:t xml:space="preserve"> </w:t>
      </w:r>
      <w:r w:rsidRPr="00052D2A">
        <w:rPr>
          <w:sz w:val="24"/>
          <w:szCs w:val="24"/>
        </w:rPr>
        <w:t>tumor</w:t>
      </w:r>
      <w:r w:rsidR="00FE4D26">
        <w:rPr>
          <w:sz w:val="24"/>
          <w:szCs w:val="24"/>
        </w:rPr>
        <w:t xml:space="preserve"> </w:t>
      </w:r>
      <w:r w:rsidRPr="00052D2A">
        <w:rPr>
          <w:sz w:val="24"/>
          <w:szCs w:val="24"/>
        </w:rPr>
        <w:t>and</w:t>
      </w:r>
      <w:r w:rsidR="00FE4D26">
        <w:rPr>
          <w:sz w:val="24"/>
          <w:szCs w:val="24"/>
        </w:rPr>
        <w:t xml:space="preserve"> </w:t>
      </w:r>
      <w:r w:rsidRPr="00052D2A">
        <w:rPr>
          <w:sz w:val="24"/>
          <w:szCs w:val="24"/>
        </w:rPr>
        <w:t>to save the precious lives of</w:t>
      </w:r>
      <w:r w:rsidR="00FE4D26">
        <w:rPr>
          <w:sz w:val="24"/>
          <w:szCs w:val="24"/>
        </w:rPr>
        <w:t xml:space="preserve"> </w:t>
      </w:r>
      <w:r w:rsidRPr="00052D2A">
        <w:rPr>
          <w:sz w:val="24"/>
          <w:szCs w:val="24"/>
        </w:rPr>
        <w:t>patients.</w:t>
      </w:r>
    </w:p>
    <w:p w:rsidR="00501F29" w:rsidRPr="00052D2A" w:rsidRDefault="000D2D7B" w:rsidP="00525F5D">
      <w:pPr>
        <w:pStyle w:val="BodyText"/>
        <w:keepNext/>
        <w:spacing w:before="223" w:line="480" w:lineRule="auto"/>
        <w:ind w:left="140" w:right="396"/>
        <w:jc w:val="center"/>
      </w:pPr>
      <w:r w:rsidRPr="00052D2A">
        <w:rPr>
          <w:noProof/>
        </w:rPr>
        <w:drawing>
          <wp:inline distT="0" distB="0" distL="0" distR="0">
            <wp:extent cx="2325370" cy="2325370"/>
            <wp:effectExtent l="0" t="0" r="0" b="0"/>
            <wp:docPr id="15" name="Picture 15" descr="Blood Test May Detect Genetic Changes in Brain Tumors - National Cancer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ood Test May Detect Genetic Changes in Brain Tumors - National Cancer  Institu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332062" cy="2332062"/>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43" w:name="_Toc71534422"/>
      <w:r w:rsidRPr="00052D2A">
        <w:rPr>
          <w:b/>
          <w:bCs/>
          <w:i w:val="0"/>
          <w:iCs w:val="0"/>
          <w:color w:val="000000" w:themeColor="text1"/>
        </w:rPr>
        <w:t>Figure 1.</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5</w:t>
      </w:r>
      <w:r w:rsidR="00115334" w:rsidRPr="00052D2A">
        <w:rPr>
          <w:b/>
          <w:bCs/>
          <w:i w:val="0"/>
          <w:iCs w:val="0"/>
          <w:color w:val="000000" w:themeColor="text1"/>
        </w:rPr>
        <w:fldChar w:fldCharType="end"/>
      </w:r>
      <w:r w:rsidRPr="00052D2A">
        <w:rPr>
          <w:b/>
          <w:bCs/>
          <w:i w:val="0"/>
          <w:iCs w:val="0"/>
          <w:color w:val="000000" w:themeColor="text1"/>
        </w:rPr>
        <w:t xml:space="preserve"> Brain Tumor Location</w:t>
      </w:r>
      <w:bookmarkEnd w:id="43"/>
    </w:p>
    <w:p w:rsidR="00501F29" w:rsidRPr="00052D2A" w:rsidRDefault="00501F29">
      <w:pPr>
        <w:pStyle w:val="BodyText"/>
        <w:spacing w:before="5"/>
        <w:rPr>
          <w:sz w:val="20"/>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0D2D7B">
      <w:pPr>
        <w:pStyle w:val="Heading2"/>
        <w:rPr>
          <w:sz w:val="28"/>
          <w:szCs w:val="28"/>
        </w:rPr>
      </w:pPr>
      <w:bookmarkStart w:id="44" w:name="_Toc73242360"/>
      <w:r w:rsidRPr="00052D2A">
        <w:rPr>
          <w:sz w:val="28"/>
          <w:szCs w:val="28"/>
        </w:rPr>
        <w:lastRenderedPageBreak/>
        <w:t xml:space="preserve">1.4 </w:t>
      </w:r>
      <w:r w:rsidR="00FE4D26" w:rsidRPr="00052D2A">
        <w:rPr>
          <w:sz w:val="28"/>
          <w:szCs w:val="28"/>
        </w:rPr>
        <w:t>Literature Review</w:t>
      </w:r>
      <w:bookmarkEnd w:id="44"/>
    </w:p>
    <w:p w:rsidR="00501F29" w:rsidRPr="00052D2A" w:rsidRDefault="000D2D7B">
      <w:pPr>
        <w:pStyle w:val="BodyText"/>
        <w:spacing w:before="224"/>
        <w:ind w:left="140"/>
        <w:jc w:val="both"/>
        <w:rPr>
          <w:sz w:val="24"/>
          <w:szCs w:val="24"/>
        </w:rPr>
      </w:pPr>
      <w:r w:rsidRPr="00052D2A">
        <w:rPr>
          <w:sz w:val="24"/>
          <w:szCs w:val="24"/>
        </w:rPr>
        <w:t>Different approaches have been used in past few decades for diagnosis.</w:t>
      </w:r>
    </w:p>
    <w:p w:rsidR="00501F29" w:rsidRPr="00052D2A" w:rsidRDefault="000D2D7B">
      <w:pPr>
        <w:pStyle w:val="Heading2"/>
        <w:rPr>
          <w:sz w:val="28"/>
          <w:szCs w:val="28"/>
        </w:rPr>
      </w:pPr>
      <w:bookmarkStart w:id="45" w:name="_Toc73242361"/>
      <w:r w:rsidRPr="00052D2A">
        <w:rPr>
          <w:sz w:val="28"/>
          <w:szCs w:val="28"/>
        </w:rPr>
        <w:t>1.4.1 Machine Learning Based Approaches</w:t>
      </w:r>
      <w:bookmarkEnd w:id="45"/>
    </w:p>
    <w:p w:rsidR="00501F29" w:rsidRPr="00052D2A" w:rsidRDefault="000D2D7B">
      <w:pPr>
        <w:pStyle w:val="BodyText"/>
        <w:spacing w:before="209" w:line="480" w:lineRule="auto"/>
        <w:ind w:left="140" w:right="393"/>
        <w:jc w:val="both"/>
        <w:rPr>
          <w:sz w:val="24"/>
          <w:szCs w:val="24"/>
        </w:rPr>
      </w:pPr>
      <w:r w:rsidRPr="00052D2A">
        <w:rPr>
          <w:sz w:val="24"/>
          <w:szCs w:val="24"/>
        </w:rPr>
        <w:t>Machine Learning plays an important role in Computer Diagnosis system and give promising results with improved accuracy. The machine learning also ensure the analysis of the different medical data and machine learning also provide the ability to make classy and good algorithms that</w:t>
      </w:r>
      <w:r w:rsidR="002D7996">
        <w:rPr>
          <w:sz w:val="24"/>
          <w:szCs w:val="24"/>
        </w:rPr>
        <w:t xml:space="preserve"> </w:t>
      </w:r>
      <w:r w:rsidRPr="00052D2A">
        <w:rPr>
          <w:sz w:val="24"/>
          <w:szCs w:val="24"/>
        </w:rPr>
        <w:t>help</w:t>
      </w:r>
      <w:r w:rsidR="002D7996">
        <w:rPr>
          <w:sz w:val="24"/>
          <w:szCs w:val="24"/>
        </w:rPr>
        <w:t xml:space="preserve"> </w:t>
      </w:r>
      <w:r w:rsidRPr="00052D2A">
        <w:rPr>
          <w:sz w:val="24"/>
          <w:szCs w:val="24"/>
        </w:rPr>
        <w:t>in</w:t>
      </w:r>
      <w:r w:rsidR="002D7996">
        <w:rPr>
          <w:sz w:val="24"/>
          <w:szCs w:val="24"/>
        </w:rPr>
        <w:t xml:space="preserve"> </w:t>
      </w:r>
      <w:r w:rsidRPr="00052D2A">
        <w:rPr>
          <w:sz w:val="24"/>
          <w:szCs w:val="24"/>
        </w:rPr>
        <w:t>diagnosing.</w:t>
      </w:r>
      <w:r w:rsidR="002D7996">
        <w:rPr>
          <w:sz w:val="24"/>
          <w:szCs w:val="24"/>
        </w:rPr>
        <w:t xml:space="preserve"> </w:t>
      </w:r>
      <w:r w:rsidRPr="00052D2A">
        <w:rPr>
          <w:sz w:val="24"/>
          <w:szCs w:val="24"/>
        </w:rPr>
        <w:t>For</w:t>
      </w:r>
      <w:r w:rsidR="002D7996">
        <w:rPr>
          <w:sz w:val="24"/>
          <w:szCs w:val="24"/>
        </w:rPr>
        <w:t xml:space="preserve"> </w:t>
      </w:r>
      <w:r w:rsidRPr="00052D2A">
        <w:rPr>
          <w:sz w:val="24"/>
          <w:szCs w:val="24"/>
        </w:rPr>
        <w:t>examining</w:t>
      </w:r>
      <w:r w:rsidR="002D7996">
        <w:rPr>
          <w:sz w:val="24"/>
          <w:szCs w:val="24"/>
        </w:rPr>
        <w:t xml:space="preserve"> </w:t>
      </w:r>
      <w:r w:rsidRPr="00052D2A">
        <w:rPr>
          <w:sz w:val="24"/>
          <w:szCs w:val="24"/>
        </w:rPr>
        <w:t>the</w:t>
      </w:r>
      <w:r w:rsidR="002D7996">
        <w:rPr>
          <w:sz w:val="24"/>
          <w:szCs w:val="24"/>
        </w:rPr>
        <w:t xml:space="preserve"> </w:t>
      </w:r>
      <w:r w:rsidRPr="00052D2A">
        <w:rPr>
          <w:sz w:val="24"/>
          <w:szCs w:val="24"/>
        </w:rPr>
        <w:t>bio-medical</w:t>
      </w:r>
      <w:r w:rsidR="002D7996">
        <w:rPr>
          <w:sz w:val="24"/>
          <w:szCs w:val="24"/>
        </w:rPr>
        <w:t xml:space="preserve"> </w:t>
      </w:r>
      <w:r w:rsidRPr="00052D2A">
        <w:rPr>
          <w:sz w:val="24"/>
          <w:szCs w:val="24"/>
        </w:rPr>
        <w:t>data,</w:t>
      </w:r>
      <w:r w:rsidR="002D7996">
        <w:rPr>
          <w:sz w:val="24"/>
          <w:szCs w:val="24"/>
        </w:rPr>
        <w:t xml:space="preserve"> </w:t>
      </w:r>
      <w:r w:rsidRPr="00052D2A">
        <w:rPr>
          <w:sz w:val="24"/>
          <w:szCs w:val="24"/>
        </w:rPr>
        <w:t>machine</w:t>
      </w:r>
      <w:r w:rsidR="002D7996">
        <w:rPr>
          <w:sz w:val="24"/>
          <w:szCs w:val="24"/>
        </w:rPr>
        <w:t xml:space="preserve"> </w:t>
      </w:r>
      <w:r w:rsidRPr="00052D2A">
        <w:rPr>
          <w:sz w:val="24"/>
          <w:szCs w:val="24"/>
        </w:rPr>
        <w:t>learning</w:t>
      </w:r>
      <w:r w:rsidR="002D7996">
        <w:rPr>
          <w:sz w:val="24"/>
          <w:szCs w:val="24"/>
        </w:rPr>
        <w:t xml:space="preserve"> </w:t>
      </w:r>
      <w:r w:rsidRPr="00052D2A">
        <w:rPr>
          <w:sz w:val="24"/>
          <w:szCs w:val="24"/>
        </w:rPr>
        <w:t>provides</w:t>
      </w:r>
      <w:r w:rsidR="002D7996">
        <w:rPr>
          <w:sz w:val="24"/>
          <w:szCs w:val="24"/>
        </w:rPr>
        <w:t xml:space="preserve"> </w:t>
      </w:r>
      <w:r w:rsidRPr="00052D2A">
        <w:rPr>
          <w:sz w:val="24"/>
          <w:szCs w:val="24"/>
        </w:rPr>
        <w:t>a</w:t>
      </w:r>
      <w:r w:rsidR="002D7996">
        <w:rPr>
          <w:sz w:val="24"/>
          <w:szCs w:val="24"/>
        </w:rPr>
        <w:t xml:space="preserve"> </w:t>
      </w:r>
      <w:r w:rsidRPr="00052D2A">
        <w:rPr>
          <w:sz w:val="24"/>
          <w:szCs w:val="24"/>
        </w:rPr>
        <w:t xml:space="preserve">worthy approach for making efficient algorithms. Following </w:t>
      </w:r>
      <w:r w:rsidRPr="00052D2A">
        <w:rPr>
          <w:spacing w:val="-3"/>
          <w:sz w:val="24"/>
          <w:szCs w:val="24"/>
        </w:rPr>
        <w:t xml:space="preserve">are </w:t>
      </w:r>
      <w:r w:rsidRPr="00052D2A">
        <w:rPr>
          <w:sz w:val="24"/>
          <w:szCs w:val="24"/>
        </w:rPr>
        <w:t>the approaches that have been proposed by</w:t>
      </w:r>
      <w:r w:rsidR="00FE4D26">
        <w:rPr>
          <w:sz w:val="24"/>
          <w:szCs w:val="24"/>
        </w:rPr>
        <w:t xml:space="preserve"> </w:t>
      </w:r>
      <w:r w:rsidRPr="00052D2A">
        <w:rPr>
          <w:sz w:val="24"/>
          <w:szCs w:val="24"/>
        </w:rPr>
        <w:t>researchers.</w:t>
      </w:r>
    </w:p>
    <w:p w:rsidR="00501F29" w:rsidRPr="00052D2A" w:rsidRDefault="000D2D7B">
      <w:pPr>
        <w:pStyle w:val="BodyText"/>
        <w:spacing w:before="4" w:line="480" w:lineRule="auto"/>
        <w:ind w:left="140" w:right="390" w:firstLine="57"/>
        <w:jc w:val="both"/>
        <w:rPr>
          <w:sz w:val="24"/>
          <w:szCs w:val="24"/>
        </w:rPr>
      </w:pPr>
      <w:r w:rsidRPr="00052D2A">
        <w:rPr>
          <w:sz w:val="24"/>
          <w:szCs w:val="24"/>
        </w:rPr>
        <w:t>Dipali M. Joshi</w:t>
      </w:r>
      <w:r w:rsidR="00FE4D26" w:rsidRPr="00052D2A">
        <w:rPr>
          <w:sz w:val="24"/>
          <w:szCs w:val="24"/>
        </w:rPr>
        <w:t>. [</w:t>
      </w:r>
      <w:r w:rsidRPr="00052D2A">
        <w:rPr>
          <w:sz w:val="24"/>
          <w:szCs w:val="24"/>
        </w:rPr>
        <w:t xml:space="preserve">1] </w:t>
      </w:r>
      <w:r w:rsidR="00FE4D26" w:rsidRPr="00052D2A">
        <w:rPr>
          <w:sz w:val="24"/>
          <w:szCs w:val="24"/>
        </w:rPr>
        <w:t>Proposed</w:t>
      </w:r>
      <w:r w:rsidRPr="00052D2A">
        <w:rPr>
          <w:sz w:val="24"/>
          <w:szCs w:val="24"/>
        </w:rPr>
        <w:t xml:space="preserve"> neural network approach for classification. In his work, the focus was to classify the tumor as well. He used astrocytoma tumor types for classification, using astrocytoma tumor he performed pre-processing method such as histogram, segmentation, morphological technique. His feature extraction method was Gray Level Co-occurrence Matrix (GLCM). The GLCM based features were then compared already stored features. After that, a Neuro Fuzzy method was developed for classification. Their classification approach required many</w:t>
      </w:r>
      <w:r w:rsidR="00525F5D">
        <w:rPr>
          <w:sz w:val="24"/>
          <w:szCs w:val="24"/>
        </w:rPr>
        <w:t xml:space="preserve"> </w:t>
      </w:r>
      <w:r w:rsidRPr="00052D2A">
        <w:rPr>
          <w:sz w:val="24"/>
          <w:szCs w:val="24"/>
        </w:rPr>
        <w:t>steps</w:t>
      </w:r>
      <w:r w:rsidR="00525F5D">
        <w:rPr>
          <w:sz w:val="24"/>
          <w:szCs w:val="24"/>
        </w:rPr>
        <w:t xml:space="preserve"> </w:t>
      </w:r>
      <w:r w:rsidRPr="00052D2A">
        <w:rPr>
          <w:sz w:val="24"/>
          <w:szCs w:val="24"/>
        </w:rPr>
        <w:t>for</w:t>
      </w:r>
      <w:r w:rsidR="00525F5D">
        <w:rPr>
          <w:sz w:val="24"/>
          <w:szCs w:val="24"/>
        </w:rPr>
        <w:t xml:space="preserve"> </w:t>
      </w:r>
      <w:proofErr w:type="spellStart"/>
      <w:r w:rsidRPr="00052D2A">
        <w:rPr>
          <w:sz w:val="24"/>
          <w:szCs w:val="24"/>
        </w:rPr>
        <w:t>imagepre</w:t>
      </w:r>
      <w:proofErr w:type="spellEnd"/>
      <w:r w:rsidRPr="00052D2A">
        <w:rPr>
          <w:sz w:val="24"/>
          <w:szCs w:val="24"/>
        </w:rPr>
        <w:t>-processing</w:t>
      </w:r>
      <w:r w:rsidR="00525F5D">
        <w:rPr>
          <w:sz w:val="24"/>
          <w:szCs w:val="24"/>
        </w:rPr>
        <w:t xml:space="preserve"> </w:t>
      </w:r>
      <w:r w:rsidRPr="00052D2A">
        <w:rPr>
          <w:sz w:val="24"/>
          <w:szCs w:val="24"/>
        </w:rPr>
        <w:t>and</w:t>
      </w:r>
      <w:r w:rsidR="00525F5D">
        <w:rPr>
          <w:sz w:val="24"/>
          <w:szCs w:val="24"/>
        </w:rPr>
        <w:t xml:space="preserve"> </w:t>
      </w:r>
      <w:r w:rsidRPr="00052D2A">
        <w:rPr>
          <w:sz w:val="24"/>
          <w:szCs w:val="24"/>
        </w:rPr>
        <w:t>detection</w:t>
      </w:r>
      <w:r w:rsidR="00525F5D">
        <w:rPr>
          <w:sz w:val="24"/>
          <w:szCs w:val="24"/>
        </w:rPr>
        <w:t xml:space="preserve"> whic</w:t>
      </w:r>
      <w:r w:rsidRPr="00052D2A">
        <w:rPr>
          <w:sz w:val="24"/>
          <w:szCs w:val="24"/>
        </w:rPr>
        <w:t>h</w:t>
      </w:r>
      <w:r w:rsidR="00525F5D">
        <w:rPr>
          <w:sz w:val="24"/>
          <w:szCs w:val="24"/>
        </w:rPr>
        <w:t xml:space="preserve"> </w:t>
      </w:r>
      <w:r w:rsidRPr="00052D2A">
        <w:rPr>
          <w:sz w:val="24"/>
          <w:szCs w:val="24"/>
        </w:rPr>
        <w:t>increase</w:t>
      </w:r>
      <w:r w:rsidR="00525F5D">
        <w:rPr>
          <w:sz w:val="24"/>
          <w:szCs w:val="24"/>
        </w:rPr>
        <w:t xml:space="preserve"> </w:t>
      </w:r>
      <w:r w:rsidRPr="00052D2A">
        <w:rPr>
          <w:sz w:val="24"/>
          <w:szCs w:val="24"/>
        </w:rPr>
        <w:t>the</w:t>
      </w:r>
      <w:r w:rsidR="00525F5D">
        <w:rPr>
          <w:sz w:val="24"/>
          <w:szCs w:val="24"/>
        </w:rPr>
        <w:t xml:space="preserve"> </w:t>
      </w:r>
      <w:r w:rsidRPr="00052D2A">
        <w:rPr>
          <w:sz w:val="24"/>
          <w:szCs w:val="24"/>
        </w:rPr>
        <w:t>computational</w:t>
      </w:r>
      <w:r w:rsidR="00525F5D">
        <w:rPr>
          <w:sz w:val="24"/>
          <w:szCs w:val="24"/>
        </w:rPr>
        <w:t xml:space="preserve"> </w:t>
      </w:r>
      <w:proofErr w:type="spellStart"/>
      <w:r w:rsidRPr="00052D2A">
        <w:rPr>
          <w:sz w:val="24"/>
          <w:szCs w:val="24"/>
        </w:rPr>
        <w:t>time.Also</w:t>
      </w:r>
      <w:proofErr w:type="spellEnd"/>
      <w:r w:rsidRPr="00052D2A">
        <w:rPr>
          <w:sz w:val="24"/>
          <w:szCs w:val="24"/>
        </w:rPr>
        <w:t>, high computing cost is the draw back that consumes high CPU and use of physical</w:t>
      </w:r>
      <w:r w:rsidR="00FE4D26">
        <w:rPr>
          <w:sz w:val="24"/>
          <w:szCs w:val="24"/>
        </w:rPr>
        <w:t xml:space="preserve"> </w:t>
      </w:r>
      <w:r w:rsidRPr="00052D2A">
        <w:rPr>
          <w:sz w:val="24"/>
          <w:szCs w:val="24"/>
        </w:rPr>
        <w:t>memory.</w:t>
      </w:r>
    </w:p>
    <w:p w:rsidR="00501F29" w:rsidRPr="00052D2A" w:rsidRDefault="000D2D7B" w:rsidP="00E1788E">
      <w:pPr>
        <w:pStyle w:val="BodyText"/>
        <w:keepNext/>
        <w:spacing w:before="4" w:line="480" w:lineRule="auto"/>
        <w:ind w:left="140" w:right="390" w:firstLine="57"/>
        <w:jc w:val="center"/>
      </w:pPr>
      <w:r w:rsidRPr="00052D2A">
        <w:rPr>
          <w:noProof/>
        </w:rPr>
        <w:drawing>
          <wp:inline distT="0" distB="0" distL="0" distR="0">
            <wp:extent cx="4269740" cy="2293620"/>
            <wp:effectExtent l="0" t="0" r="0" b="0"/>
            <wp:docPr id="16" name="Picture 16" descr="a) Gray Level Co-occurrence Matrix (GLCM) showing the number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y Level Co-occurrence Matrix (GLCM) showing the number of...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294609" cy="2307225"/>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46" w:name="_Toc71534423"/>
      <w:r w:rsidRPr="00052D2A">
        <w:rPr>
          <w:b/>
          <w:bCs/>
          <w:i w:val="0"/>
          <w:iCs w:val="0"/>
          <w:color w:val="000000" w:themeColor="text1"/>
        </w:rPr>
        <w:t>Figure 1.</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6</w:t>
      </w:r>
      <w:r w:rsidR="00115334" w:rsidRPr="00052D2A">
        <w:rPr>
          <w:b/>
          <w:bCs/>
          <w:i w:val="0"/>
          <w:iCs w:val="0"/>
          <w:color w:val="000000" w:themeColor="text1"/>
        </w:rPr>
        <w:fldChar w:fldCharType="end"/>
      </w:r>
      <w:r w:rsidRPr="00052D2A">
        <w:rPr>
          <w:b/>
          <w:bCs/>
          <w:i w:val="0"/>
          <w:iCs w:val="0"/>
          <w:color w:val="000000" w:themeColor="text1"/>
        </w:rPr>
        <w:t xml:space="preserve"> GLCM</w:t>
      </w:r>
      <w:bookmarkEnd w:id="46"/>
    </w:p>
    <w:p w:rsidR="00501F29" w:rsidRPr="00052D2A" w:rsidRDefault="000D2D7B">
      <w:pPr>
        <w:pStyle w:val="BodyText"/>
        <w:spacing w:before="79" w:line="480" w:lineRule="auto"/>
        <w:ind w:right="398"/>
        <w:jc w:val="both"/>
        <w:rPr>
          <w:sz w:val="24"/>
          <w:szCs w:val="24"/>
        </w:rPr>
      </w:pPr>
      <w:r w:rsidRPr="00052D2A">
        <w:rPr>
          <w:sz w:val="24"/>
          <w:szCs w:val="24"/>
        </w:rPr>
        <w:lastRenderedPageBreak/>
        <w:t xml:space="preserve">In the research work proposed by Hari Babu Nandpuru. [2] </w:t>
      </w:r>
      <w:proofErr w:type="gramStart"/>
      <w:r w:rsidRPr="00052D2A">
        <w:rPr>
          <w:sz w:val="24"/>
          <w:szCs w:val="24"/>
        </w:rPr>
        <w:t>and</w:t>
      </w:r>
      <w:proofErr w:type="gramEnd"/>
      <w:r w:rsidRPr="00052D2A">
        <w:rPr>
          <w:sz w:val="24"/>
          <w:szCs w:val="24"/>
        </w:rPr>
        <w:t xml:space="preserve"> Dr. S. S. Salankar, classification algorithm is done using Support Vector Machines (SVM). They proposed brain image classification that use Feature extraction by applying grey scaling and two more features like symmetrical</w:t>
      </w:r>
      <w:r w:rsidR="00FE4D26">
        <w:rPr>
          <w:sz w:val="24"/>
          <w:szCs w:val="24"/>
        </w:rPr>
        <w:t xml:space="preserve"> </w:t>
      </w:r>
      <w:r w:rsidRPr="00052D2A">
        <w:rPr>
          <w:sz w:val="24"/>
          <w:szCs w:val="24"/>
        </w:rPr>
        <w:t>and</w:t>
      </w:r>
      <w:r w:rsidR="00FE4D26">
        <w:rPr>
          <w:sz w:val="24"/>
          <w:szCs w:val="24"/>
        </w:rPr>
        <w:t xml:space="preserve"> </w:t>
      </w:r>
      <w:r w:rsidRPr="00052D2A">
        <w:rPr>
          <w:sz w:val="24"/>
          <w:szCs w:val="24"/>
        </w:rPr>
        <w:t>texture.</w:t>
      </w:r>
      <w:r w:rsidR="00FE4D26">
        <w:rPr>
          <w:sz w:val="24"/>
          <w:szCs w:val="24"/>
        </w:rPr>
        <w:t xml:space="preserve"> </w:t>
      </w:r>
      <w:r w:rsidRPr="00052D2A">
        <w:rPr>
          <w:sz w:val="24"/>
          <w:szCs w:val="24"/>
        </w:rPr>
        <w:t>For</w:t>
      </w:r>
      <w:r w:rsidR="00FE4D26">
        <w:rPr>
          <w:sz w:val="24"/>
          <w:szCs w:val="24"/>
        </w:rPr>
        <w:t xml:space="preserve"> </w:t>
      </w:r>
      <w:r w:rsidRPr="00052D2A">
        <w:rPr>
          <w:sz w:val="24"/>
          <w:szCs w:val="24"/>
        </w:rPr>
        <w:t>diagnosis,</w:t>
      </w:r>
      <w:r w:rsidR="00FE4D26">
        <w:rPr>
          <w:sz w:val="24"/>
          <w:szCs w:val="24"/>
        </w:rPr>
        <w:t xml:space="preserve"> </w:t>
      </w:r>
      <w:r w:rsidRPr="00052D2A">
        <w:rPr>
          <w:sz w:val="24"/>
          <w:szCs w:val="24"/>
        </w:rPr>
        <w:t>they</w:t>
      </w:r>
      <w:r w:rsidR="00FE4D26">
        <w:rPr>
          <w:sz w:val="24"/>
          <w:szCs w:val="24"/>
        </w:rPr>
        <w:t xml:space="preserve"> </w:t>
      </w:r>
      <w:r w:rsidRPr="00052D2A">
        <w:rPr>
          <w:sz w:val="24"/>
          <w:szCs w:val="24"/>
        </w:rPr>
        <w:t>used</w:t>
      </w:r>
      <w:r w:rsidR="00FE4D26">
        <w:rPr>
          <w:sz w:val="24"/>
          <w:szCs w:val="24"/>
        </w:rPr>
        <w:t xml:space="preserve"> </w:t>
      </w:r>
      <w:r w:rsidRPr="00052D2A">
        <w:rPr>
          <w:sz w:val="24"/>
          <w:szCs w:val="24"/>
        </w:rPr>
        <w:t>50</w:t>
      </w:r>
      <w:r w:rsidR="00FE4D26">
        <w:rPr>
          <w:sz w:val="24"/>
          <w:szCs w:val="24"/>
        </w:rPr>
        <w:t xml:space="preserve"> </w:t>
      </w:r>
      <w:r w:rsidRPr="00052D2A">
        <w:rPr>
          <w:sz w:val="24"/>
          <w:szCs w:val="24"/>
        </w:rPr>
        <w:t>patient’s</w:t>
      </w:r>
      <w:r w:rsidR="00FE4D26">
        <w:rPr>
          <w:sz w:val="24"/>
          <w:szCs w:val="24"/>
        </w:rPr>
        <w:t xml:space="preserve"> </w:t>
      </w:r>
      <w:r w:rsidRPr="00052D2A">
        <w:rPr>
          <w:sz w:val="24"/>
          <w:szCs w:val="24"/>
        </w:rPr>
        <w:t>brain</w:t>
      </w:r>
      <w:r w:rsidR="00FE4D26">
        <w:rPr>
          <w:sz w:val="24"/>
          <w:szCs w:val="24"/>
        </w:rPr>
        <w:t xml:space="preserve"> </w:t>
      </w:r>
      <w:r w:rsidRPr="00052D2A">
        <w:rPr>
          <w:sz w:val="24"/>
          <w:szCs w:val="24"/>
        </w:rPr>
        <w:t>images</w:t>
      </w:r>
      <w:r w:rsidR="00FE4D26">
        <w:rPr>
          <w:sz w:val="24"/>
          <w:szCs w:val="24"/>
        </w:rPr>
        <w:t xml:space="preserve"> </w:t>
      </w:r>
      <w:r w:rsidRPr="00052D2A">
        <w:rPr>
          <w:sz w:val="24"/>
          <w:szCs w:val="24"/>
        </w:rPr>
        <w:t>with</w:t>
      </w:r>
      <w:r w:rsidR="00FE4D26">
        <w:rPr>
          <w:sz w:val="24"/>
          <w:szCs w:val="24"/>
        </w:rPr>
        <w:t xml:space="preserve"> </w:t>
      </w:r>
      <w:r w:rsidRPr="00052D2A">
        <w:rPr>
          <w:sz w:val="24"/>
          <w:szCs w:val="24"/>
        </w:rPr>
        <w:t>two classes</w:t>
      </w:r>
      <w:r w:rsidR="00FE4D26">
        <w:rPr>
          <w:sz w:val="24"/>
          <w:szCs w:val="24"/>
        </w:rPr>
        <w:t xml:space="preserve"> </w:t>
      </w:r>
      <w:r w:rsidRPr="00052D2A">
        <w:rPr>
          <w:sz w:val="24"/>
          <w:szCs w:val="24"/>
        </w:rPr>
        <w:t>such as</w:t>
      </w:r>
      <w:r w:rsidR="00FE4D26">
        <w:rPr>
          <w:sz w:val="24"/>
          <w:szCs w:val="24"/>
        </w:rPr>
        <w:t xml:space="preserve"> </w:t>
      </w:r>
      <w:r w:rsidR="00FE4D26" w:rsidRPr="00052D2A">
        <w:rPr>
          <w:sz w:val="24"/>
          <w:szCs w:val="24"/>
        </w:rPr>
        <w:t>‘Normal’,</w:t>
      </w:r>
      <w:r w:rsidR="00FE4D26">
        <w:rPr>
          <w:sz w:val="24"/>
          <w:szCs w:val="24"/>
        </w:rPr>
        <w:t xml:space="preserve"> </w:t>
      </w:r>
      <w:r w:rsidRPr="00052D2A">
        <w:rPr>
          <w:sz w:val="24"/>
          <w:szCs w:val="24"/>
        </w:rPr>
        <w:t>'Abnormal’</w:t>
      </w:r>
      <w:r w:rsidR="00FE4D26">
        <w:rPr>
          <w:sz w:val="24"/>
          <w:szCs w:val="24"/>
        </w:rPr>
        <w:t xml:space="preserve"> </w:t>
      </w:r>
      <w:r w:rsidRPr="00052D2A">
        <w:rPr>
          <w:sz w:val="24"/>
          <w:szCs w:val="24"/>
        </w:rPr>
        <w:t>.Using</w:t>
      </w:r>
      <w:r w:rsidR="00FE4D26">
        <w:rPr>
          <w:sz w:val="24"/>
          <w:szCs w:val="24"/>
        </w:rPr>
        <w:t xml:space="preserve"> </w:t>
      </w:r>
      <w:r w:rsidRPr="00052D2A">
        <w:rPr>
          <w:sz w:val="24"/>
          <w:szCs w:val="24"/>
        </w:rPr>
        <w:t>on</w:t>
      </w:r>
      <w:r w:rsidR="00FE4D26">
        <w:rPr>
          <w:sz w:val="24"/>
          <w:szCs w:val="24"/>
        </w:rPr>
        <w:t xml:space="preserve"> </w:t>
      </w:r>
      <w:r w:rsidRPr="00052D2A">
        <w:rPr>
          <w:sz w:val="24"/>
          <w:szCs w:val="24"/>
        </w:rPr>
        <w:t>the</w:t>
      </w:r>
      <w:r w:rsidR="00FE4D26">
        <w:rPr>
          <w:sz w:val="24"/>
          <w:szCs w:val="24"/>
        </w:rPr>
        <w:t xml:space="preserve"> </w:t>
      </w:r>
      <w:r w:rsidRPr="00052D2A">
        <w:rPr>
          <w:sz w:val="24"/>
          <w:szCs w:val="24"/>
        </w:rPr>
        <w:t>SVM</w:t>
      </w:r>
      <w:r w:rsidR="00FE4D26">
        <w:rPr>
          <w:sz w:val="24"/>
          <w:szCs w:val="24"/>
        </w:rPr>
        <w:t xml:space="preserve"> </w:t>
      </w:r>
      <w:r w:rsidRPr="00052D2A">
        <w:rPr>
          <w:sz w:val="24"/>
          <w:szCs w:val="24"/>
        </w:rPr>
        <w:t>classification</w:t>
      </w:r>
      <w:r w:rsidR="00FE4D26">
        <w:rPr>
          <w:sz w:val="24"/>
          <w:szCs w:val="24"/>
        </w:rPr>
        <w:t xml:space="preserve"> </w:t>
      </w:r>
      <w:r w:rsidRPr="00052D2A">
        <w:rPr>
          <w:sz w:val="24"/>
          <w:szCs w:val="24"/>
        </w:rPr>
        <w:t>algorithm</w:t>
      </w:r>
      <w:r w:rsidR="00FE4D26">
        <w:rPr>
          <w:sz w:val="24"/>
          <w:szCs w:val="24"/>
        </w:rPr>
        <w:t xml:space="preserve"> </w:t>
      </w:r>
      <w:r w:rsidRPr="00052D2A">
        <w:rPr>
          <w:sz w:val="24"/>
          <w:szCs w:val="24"/>
        </w:rPr>
        <w:t>they</w:t>
      </w:r>
      <w:r w:rsidR="00FE4D26">
        <w:rPr>
          <w:sz w:val="24"/>
          <w:szCs w:val="24"/>
        </w:rPr>
        <w:t xml:space="preserve"> </w:t>
      </w:r>
      <w:r w:rsidRPr="00052D2A">
        <w:rPr>
          <w:sz w:val="24"/>
          <w:szCs w:val="24"/>
        </w:rPr>
        <w:t>classified</w:t>
      </w:r>
      <w:r w:rsidR="00FE4D26">
        <w:rPr>
          <w:sz w:val="24"/>
          <w:szCs w:val="24"/>
        </w:rPr>
        <w:t xml:space="preserve"> </w:t>
      </w:r>
      <w:r w:rsidRPr="00052D2A">
        <w:rPr>
          <w:sz w:val="24"/>
          <w:szCs w:val="24"/>
        </w:rPr>
        <w:t>the</w:t>
      </w:r>
      <w:r w:rsidR="00FE4D26">
        <w:rPr>
          <w:sz w:val="24"/>
          <w:szCs w:val="24"/>
        </w:rPr>
        <w:t xml:space="preserve"> </w:t>
      </w:r>
      <w:r w:rsidRPr="00052D2A">
        <w:rPr>
          <w:sz w:val="24"/>
          <w:szCs w:val="24"/>
        </w:rPr>
        <w:t>tumor</w:t>
      </w:r>
      <w:r w:rsidR="00FE4D26">
        <w:rPr>
          <w:sz w:val="24"/>
          <w:szCs w:val="24"/>
        </w:rPr>
        <w:t xml:space="preserve"> </w:t>
      </w:r>
      <w:r w:rsidRPr="00052D2A">
        <w:rPr>
          <w:sz w:val="24"/>
          <w:szCs w:val="24"/>
        </w:rPr>
        <w:t>type successfully.</w:t>
      </w:r>
    </w:p>
    <w:p w:rsidR="00501F29" w:rsidRPr="00052D2A" w:rsidRDefault="00501F29">
      <w:pPr>
        <w:pStyle w:val="BodyText"/>
        <w:spacing w:before="79" w:line="480" w:lineRule="auto"/>
        <w:ind w:right="398"/>
        <w:jc w:val="both"/>
        <w:rPr>
          <w:sz w:val="24"/>
          <w:szCs w:val="24"/>
        </w:rPr>
      </w:pPr>
    </w:p>
    <w:p w:rsidR="00501F29" w:rsidRPr="00052D2A" w:rsidRDefault="00501F29">
      <w:pPr>
        <w:pStyle w:val="BodyText"/>
        <w:spacing w:before="79" w:line="480" w:lineRule="auto"/>
        <w:ind w:right="398"/>
        <w:jc w:val="both"/>
        <w:rPr>
          <w:sz w:val="24"/>
          <w:szCs w:val="24"/>
        </w:rPr>
      </w:pPr>
    </w:p>
    <w:p w:rsidR="00501F29" w:rsidRPr="00052D2A" w:rsidRDefault="000D2D7B" w:rsidP="00E1788E">
      <w:pPr>
        <w:pStyle w:val="BodyText"/>
        <w:keepNext/>
        <w:spacing w:before="79" w:line="480" w:lineRule="auto"/>
        <w:ind w:right="398"/>
        <w:jc w:val="center"/>
      </w:pPr>
      <w:r w:rsidRPr="00052D2A">
        <w:rPr>
          <w:noProof/>
        </w:rPr>
        <w:drawing>
          <wp:inline distT="0" distB="0" distL="0" distR="0">
            <wp:extent cx="2529840" cy="1811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29840" cy="1811020"/>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47" w:name="_Toc71534424"/>
      <w:r w:rsidRPr="00052D2A">
        <w:rPr>
          <w:b/>
          <w:bCs/>
          <w:i w:val="0"/>
          <w:iCs w:val="0"/>
          <w:color w:val="000000" w:themeColor="text1"/>
        </w:rPr>
        <w:t>Figure 1.</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7</w:t>
      </w:r>
      <w:r w:rsidR="00115334" w:rsidRPr="00052D2A">
        <w:rPr>
          <w:b/>
          <w:bCs/>
          <w:i w:val="0"/>
          <w:iCs w:val="0"/>
          <w:color w:val="000000" w:themeColor="text1"/>
        </w:rPr>
        <w:fldChar w:fldCharType="end"/>
      </w:r>
      <w:r w:rsidRPr="00052D2A">
        <w:rPr>
          <w:b/>
          <w:bCs/>
          <w:i w:val="0"/>
          <w:iCs w:val="0"/>
          <w:color w:val="000000" w:themeColor="text1"/>
        </w:rPr>
        <w:t xml:space="preserve"> Support Vector Machine</w:t>
      </w:r>
      <w:bookmarkEnd w:id="47"/>
    </w:p>
    <w:p w:rsidR="00501F29" w:rsidRPr="00052D2A" w:rsidRDefault="000D2D7B">
      <w:pPr>
        <w:pStyle w:val="BodyText"/>
        <w:spacing w:before="4" w:line="480" w:lineRule="auto"/>
        <w:ind w:right="391"/>
        <w:jc w:val="both"/>
        <w:rPr>
          <w:sz w:val="24"/>
          <w:szCs w:val="24"/>
        </w:rPr>
      </w:pPr>
      <w:r w:rsidRPr="00052D2A">
        <w:rPr>
          <w:sz w:val="24"/>
          <w:szCs w:val="24"/>
        </w:rPr>
        <w:t xml:space="preserve">[3] </w:t>
      </w:r>
      <w:r w:rsidR="004C5774" w:rsidRPr="00052D2A">
        <w:rPr>
          <w:sz w:val="24"/>
          <w:szCs w:val="24"/>
        </w:rPr>
        <w:t>Used</w:t>
      </w:r>
      <w:r w:rsidRPr="00052D2A">
        <w:rPr>
          <w:sz w:val="24"/>
          <w:szCs w:val="24"/>
        </w:rPr>
        <w:t xml:space="preserve"> KNN classifier for classification purpose by going through following steps: Determining the k value, calculating distance between the training samples and query instance and, sortation of</w:t>
      </w:r>
      <w:r w:rsidR="004C5774">
        <w:rPr>
          <w:sz w:val="24"/>
          <w:szCs w:val="24"/>
        </w:rPr>
        <w:t xml:space="preserve"> </w:t>
      </w:r>
      <w:r w:rsidRPr="00052D2A">
        <w:rPr>
          <w:sz w:val="24"/>
          <w:szCs w:val="24"/>
        </w:rPr>
        <w:t>distance</w:t>
      </w:r>
      <w:r w:rsidR="004C5774">
        <w:rPr>
          <w:sz w:val="24"/>
          <w:szCs w:val="24"/>
        </w:rPr>
        <w:t xml:space="preserve"> </w:t>
      </w:r>
      <w:r w:rsidRPr="00052D2A">
        <w:rPr>
          <w:sz w:val="24"/>
          <w:szCs w:val="24"/>
        </w:rPr>
        <w:t>based</w:t>
      </w:r>
      <w:r w:rsidR="004C5774">
        <w:rPr>
          <w:sz w:val="24"/>
          <w:szCs w:val="24"/>
        </w:rPr>
        <w:t xml:space="preserve"> </w:t>
      </w:r>
      <w:r w:rsidRPr="00052D2A">
        <w:rPr>
          <w:sz w:val="24"/>
          <w:szCs w:val="24"/>
        </w:rPr>
        <w:t>on</w:t>
      </w:r>
      <w:r w:rsidR="004C5774">
        <w:rPr>
          <w:sz w:val="24"/>
          <w:szCs w:val="24"/>
        </w:rPr>
        <w:t xml:space="preserve"> </w:t>
      </w:r>
      <w:r w:rsidRPr="00052D2A">
        <w:rPr>
          <w:sz w:val="24"/>
          <w:szCs w:val="24"/>
        </w:rPr>
        <w:t>the</w:t>
      </w:r>
      <w:r w:rsidR="004C5774">
        <w:rPr>
          <w:sz w:val="24"/>
          <w:szCs w:val="24"/>
        </w:rPr>
        <w:t xml:space="preserve"> </w:t>
      </w:r>
      <w:r w:rsidRPr="00052D2A">
        <w:rPr>
          <w:sz w:val="24"/>
          <w:szCs w:val="24"/>
        </w:rPr>
        <w:t>kth</w:t>
      </w:r>
      <w:r w:rsidR="004C5774">
        <w:rPr>
          <w:sz w:val="24"/>
          <w:szCs w:val="24"/>
        </w:rPr>
        <w:t xml:space="preserve"> </w:t>
      </w:r>
      <w:r w:rsidRPr="00052D2A">
        <w:rPr>
          <w:sz w:val="24"/>
          <w:szCs w:val="24"/>
        </w:rPr>
        <w:t>minimum</w:t>
      </w:r>
      <w:r w:rsidR="004C5774">
        <w:rPr>
          <w:sz w:val="24"/>
          <w:szCs w:val="24"/>
        </w:rPr>
        <w:t xml:space="preserve"> </w:t>
      </w:r>
      <w:r w:rsidRPr="00052D2A">
        <w:rPr>
          <w:sz w:val="24"/>
          <w:szCs w:val="24"/>
        </w:rPr>
        <w:t>distance,</w:t>
      </w:r>
      <w:r w:rsidR="004C5774">
        <w:rPr>
          <w:sz w:val="24"/>
          <w:szCs w:val="24"/>
        </w:rPr>
        <w:t xml:space="preserve"> </w:t>
      </w:r>
      <w:r w:rsidRPr="00052D2A">
        <w:rPr>
          <w:sz w:val="24"/>
          <w:szCs w:val="24"/>
        </w:rPr>
        <w:t>majority</w:t>
      </w:r>
      <w:r w:rsidR="004C5774">
        <w:rPr>
          <w:sz w:val="24"/>
          <w:szCs w:val="24"/>
        </w:rPr>
        <w:t xml:space="preserve"> </w:t>
      </w:r>
      <w:r w:rsidRPr="00052D2A">
        <w:rPr>
          <w:sz w:val="24"/>
          <w:szCs w:val="24"/>
        </w:rPr>
        <w:t>class</w:t>
      </w:r>
      <w:r w:rsidR="004C5774">
        <w:rPr>
          <w:sz w:val="24"/>
          <w:szCs w:val="24"/>
        </w:rPr>
        <w:t xml:space="preserve"> </w:t>
      </w:r>
      <w:r w:rsidRPr="00052D2A">
        <w:rPr>
          <w:sz w:val="24"/>
          <w:szCs w:val="24"/>
        </w:rPr>
        <w:t>assignment,</w:t>
      </w:r>
      <w:r w:rsidR="004C5774">
        <w:rPr>
          <w:sz w:val="24"/>
          <w:szCs w:val="24"/>
        </w:rPr>
        <w:t xml:space="preserve"> </w:t>
      </w:r>
      <w:r w:rsidRPr="00052D2A">
        <w:rPr>
          <w:sz w:val="24"/>
          <w:szCs w:val="24"/>
        </w:rPr>
        <w:t>determining</w:t>
      </w:r>
      <w:r w:rsidR="004C5774">
        <w:rPr>
          <w:sz w:val="24"/>
          <w:szCs w:val="24"/>
        </w:rPr>
        <w:t xml:space="preserve"> </w:t>
      </w:r>
      <w:r w:rsidRPr="00052D2A">
        <w:rPr>
          <w:sz w:val="24"/>
          <w:szCs w:val="24"/>
        </w:rPr>
        <w:t>the</w:t>
      </w:r>
      <w:r w:rsidR="004C5774">
        <w:rPr>
          <w:sz w:val="24"/>
          <w:szCs w:val="24"/>
        </w:rPr>
        <w:t xml:space="preserve"> </w:t>
      </w:r>
      <w:r w:rsidRPr="00052D2A">
        <w:rPr>
          <w:sz w:val="24"/>
          <w:szCs w:val="24"/>
        </w:rPr>
        <w:t>class. Both and color features textural features are being passed in classification algorithms using K- NN</w:t>
      </w:r>
      <w:r w:rsidR="004C5774">
        <w:rPr>
          <w:sz w:val="24"/>
          <w:szCs w:val="24"/>
        </w:rPr>
        <w:t xml:space="preserve"> </w:t>
      </w:r>
      <w:r w:rsidRPr="00052D2A">
        <w:rPr>
          <w:sz w:val="24"/>
          <w:szCs w:val="24"/>
        </w:rPr>
        <w:t>give</w:t>
      </w:r>
      <w:r w:rsidR="004C5774">
        <w:rPr>
          <w:sz w:val="24"/>
          <w:szCs w:val="24"/>
        </w:rPr>
        <w:t xml:space="preserve"> </w:t>
      </w:r>
      <w:r w:rsidRPr="00052D2A">
        <w:rPr>
          <w:sz w:val="24"/>
          <w:szCs w:val="24"/>
        </w:rPr>
        <w:t>the</w:t>
      </w:r>
      <w:r w:rsidR="004C5774">
        <w:rPr>
          <w:sz w:val="24"/>
          <w:szCs w:val="24"/>
        </w:rPr>
        <w:t xml:space="preserve"> </w:t>
      </w:r>
      <w:r w:rsidRPr="00052D2A">
        <w:rPr>
          <w:sz w:val="24"/>
          <w:szCs w:val="24"/>
        </w:rPr>
        <w:t>accuracy</w:t>
      </w:r>
      <w:r w:rsidR="004C5774">
        <w:rPr>
          <w:sz w:val="24"/>
          <w:szCs w:val="24"/>
        </w:rPr>
        <w:t xml:space="preserve"> </w:t>
      </w:r>
      <w:r w:rsidRPr="00052D2A">
        <w:rPr>
          <w:sz w:val="24"/>
          <w:szCs w:val="24"/>
        </w:rPr>
        <w:t>of</w:t>
      </w:r>
      <w:r w:rsidR="004C5774">
        <w:rPr>
          <w:sz w:val="24"/>
          <w:szCs w:val="24"/>
        </w:rPr>
        <w:t xml:space="preserve"> </w:t>
      </w:r>
      <w:r w:rsidRPr="00052D2A">
        <w:rPr>
          <w:sz w:val="24"/>
          <w:szCs w:val="24"/>
        </w:rPr>
        <w:t>87.0%.</w:t>
      </w:r>
      <w:r w:rsidR="004C5774">
        <w:rPr>
          <w:sz w:val="24"/>
          <w:szCs w:val="24"/>
        </w:rPr>
        <w:t xml:space="preserve"> </w:t>
      </w:r>
      <w:r w:rsidRPr="00052D2A">
        <w:rPr>
          <w:sz w:val="24"/>
          <w:szCs w:val="24"/>
        </w:rPr>
        <w:t>Their</w:t>
      </w:r>
      <w:r w:rsidR="004C5774">
        <w:rPr>
          <w:sz w:val="24"/>
          <w:szCs w:val="24"/>
        </w:rPr>
        <w:t xml:space="preserve"> </w:t>
      </w:r>
      <w:r w:rsidRPr="00052D2A">
        <w:rPr>
          <w:sz w:val="24"/>
          <w:szCs w:val="24"/>
        </w:rPr>
        <w:t>method</w:t>
      </w:r>
      <w:r w:rsidR="004C5774">
        <w:rPr>
          <w:sz w:val="24"/>
          <w:szCs w:val="24"/>
        </w:rPr>
        <w:t xml:space="preserve"> </w:t>
      </w:r>
      <w:r w:rsidRPr="00052D2A">
        <w:rPr>
          <w:sz w:val="24"/>
          <w:szCs w:val="24"/>
        </w:rPr>
        <w:t>was</w:t>
      </w:r>
      <w:r w:rsidR="004C5774">
        <w:rPr>
          <w:sz w:val="24"/>
          <w:szCs w:val="24"/>
        </w:rPr>
        <w:t xml:space="preserve"> </w:t>
      </w:r>
      <w:r w:rsidRPr="00052D2A">
        <w:rPr>
          <w:sz w:val="24"/>
          <w:szCs w:val="24"/>
        </w:rPr>
        <w:t>evaluated</w:t>
      </w:r>
      <w:r w:rsidR="004C5774">
        <w:rPr>
          <w:sz w:val="24"/>
          <w:szCs w:val="24"/>
        </w:rPr>
        <w:t xml:space="preserve"> </w:t>
      </w:r>
      <w:r w:rsidRPr="00052D2A">
        <w:rPr>
          <w:sz w:val="24"/>
          <w:szCs w:val="24"/>
        </w:rPr>
        <w:t>on</w:t>
      </w:r>
      <w:r w:rsidR="004C5774">
        <w:rPr>
          <w:sz w:val="24"/>
          <w:szCs w:val="24"/>
        </w:rPr>
        <w:t xml:space="preserve"> </w:t>
      </w:r>
      <w:r w:rsidRPr="00052D2A">
        <w:rPr>
          <w:sz w:val="24"/>
          <w:szCs w:val="24"/>
        </w:rPr>
        <w:t>categorized</w:t>
      </w:r>
      <w:r w:rsidR="004C5774">
        <w:rPr>
          <w:sz w:val="24"/>
          <w:szCs w:val="24"/>
        </w:rPr>
        <w:t xml:space="preserve"> </w:t>
      </w:r>
      <w:r w:rsidRPr="00052D2A">
        <w:rPr>
          <w:sz w:val="24"/>
          <w:szCs w:val="24"/>
        </w:rPr>
        <w:t>data</w:t>
      </w:r>
      <w:r w:rsidR="004C5774">
        <w:rPr>
          <w:sz w:val="24"/>
          <w:szCs w:val="24"/>
        </w:rPr>
        <w:t xml:space="preserve"> </w:t>
      </w:r>
      <w:r w:rsidRPr="00052D2A">
        <w:rPr>
          <w:sz w:val="24"/>
          <w:szCs w:val="24"/>
        </w:rPr>
        <w:t>as</w:t>
      </w:r>
      <w:r w:rsidR="004C5774">
        <w:rPr>
          <w:sz w:val="24"/>
          <w:szCs w:val="24"/>
        </w:rPr>
        <w:t xml:space="preserve"> </w:t>
      </w:r>
      <w:r w:rsidRPr="00052D2A">
        <w:rPr>
          <w:sz w:val="24"/>
          <w:szCs w:val="24"/>
        </w:rPr>
        <w:t>Normal</w:t>
      </w:r>
      <w:r w:rsidR="004C5774">
        <w:rPr>
          <w:sz w:val="24"/>
          <w:szCs w:val="24"/>
        </w:rPr>
        <w:t xml:space="preserve"> </w:t>
      </w:r>
      <w:r w:rsidRPr="00052D2A">
        <w:rPr>
          <w:sz w:val="24"/>
          <w:szCs w:val="24"/>
        </w:rPr>
        <w:t>Brain Images, Primary Tumor images (or benign), Secondary Tumor Images (or</w:t>
      </w:r>
      <w:r w:rsidR="004C5774">
        <w:rPr>
          <w:sz w:val="24"/>
          <w:szCs w:val="24"/>
        </w:rPr>
        <w:t xml:space="preserve"> </w:t>
      </w:r>
      <w:r w:rsidRPr="00052D2A">
        <w:rPr>
          <w:sz w:val="24"/>
          <w:szCs w:val="24"/>
        </w:rPr>
        <w:t>Malignant).</w:t>
      </w:r>
    </w:p>
    <w:p w:rsidR="00501F29" w:rsidRPr="00052D2A" w:rsidRDefault="00501F29">
      <w:pPr>
        <w:pStyle w:val="BodyText"/>
        <w:keepNext/>
        <w:spacing w:before="4" w:line="480" w:lineRule="auto"/>
        <w:ind w:right="391"/>
        <w:jc w:val="both"/>
      </w:pPr>
    </w:p>
    <w:p w:rsidR="00501F29" w:rsidRPr="00052D2A" w:rsidRDefault="00501F29">
      <w:pPr>
        <w:pStyle w:val="Caption"/>
        <w:jc w:val="center"/>
        <w:rPr>
          <w:b/>
          <w:bCs/>
          <w:i w:val="0"/>
          <w:iCs w:val="0"/>
          <w:color w:val="000000" w:themeColor="text1"/>
          <w:sz w:val="24"/>
          <w:szCs w:val="24"/>
        </w:rPr>
      </w:pPr>
    </w:p>
    <w:p w:rsidR="00501F29" w:rsidRPr="00052D2A" w:rsidRDefault="00501F29">
      <w:pPr>
        <w:spacing w:line="480" w:lineRule="auto"/>
        <w:sectPr w:rsidR="00501F29" w:rsidRPr="00052D2A">
          <w:pgSz w:w="11910" w:h="16840"/>
          <w:pgMar w:top="1320" w:right="1300" w:bottom="1060" w:left="1560" w:header="567" w:footer="870" w:gutter="0"/>
          <w:cols w:space="720"/>
          <w:docGrid w:linePitch="299"/>
        </w:sectPr>
      </w:pPr>
    </w:p>
    <w:p w:rsidR="00501F29" w:rsidRPr="00052D2A" w:rsidRDefault="00501F29">
      <w:pPr>
        <w:pStyle w:val="Heading2"/>
      </w:pPr>
    </w:p>
    <w:p w:rsidR="00501F29" w:rsidRPr="00052D2A" w:rsidRDefault="000D2D7B">
      <w:pPr>
        <w:pStyle w:val="Heading2"/>
        <w:rPr>
          <w:sz w:val="28"/>
          <w:szCs w:val="28"/>
        </w:rPr>
      </w:pPr>
      <w:bookmarkStart w:id="48" w:name="_Toc73242362"/>
      <w:r w:rsidRPr="00052D2A">
        <w:rPr>
          <w:sz w:val="28"/>
          <w:szCs w:val="28"/>
        </w:rPr>
        <w:t xml:space="preserve">1.5 Analysis from </w:t>
      </w:r>
      <w:r w:rsidR="004C5774" w:rsidRPr="00052D2A">
        <w:rPr>
          <w:sz w:val="28"/>
          <w:szCs w:val="28"/>
        </w:rPr>
        <w:t>Literature Review</w:t>
      </w:r>
      <w:bookmarkEnd w:id="48"/>
    </w:p>
    <w:p w:rsidR="00501F29" w:rsidRPr="00052D2A" w:rsidRDefault="000D2D7B">
      <w:pPr>
        <w:pStyle w:val="BodyText"/>
        <w:spacing w:before="224" w:line="480" w:lineRule="auto"/>
        <w:ind w:left="140" w:right="395"/>
        <w:jc w:val="both"/>
        <w:rPr>
          <w:sz w:val="24"/>
          <w:szCs w:val="24"/>
        </w:rPr>
      </w:pPr>
      <w:r w:rsidRPr="00052D2A">
        <w:rPr>
          <w:sz w:val="24"/>
          <w:szCs w:val="24"/>
        </w:rPr>
        <w:t xml:space="preserve">Deep learning has a classifier named as Deep Neural Network (DNN) classifier that classifies four types of tumor classes. Overall accuracy is 96 %. Artificial Neural Network (ANN) classifier used astrocytoma tumor types for classification, using astrocytoma tumor. Their classification approach required many steps for image pre-processing and Detection which increase the computational time. The drawback was high computing cost for consuming much memory and </w:t>
      </w:r>
      <w:r w:rsidR="004C5774" w:rsidRPr="00052D2A">
        <w:rPr>
          <w:sz w:val="24"/>
          <w:szCs w:val="24"/>
        </w:rPr>
        <w:t>resources. And low</w:t>
      </w:r>
      <w:r w:rsidRPr="00052D2A">
        <w:rPr>
          <w:sz w:val="24"/>
          <w:szCs w:val="24"/>
        </w:rPr>
        <w:t xml:space="preserve"> accuracy</w:t>
      </w:r>
    </w:p>
    <w:p w:rsidR="00501F29" w:rsidRPr="00052D2A" w:rsidRDefault="000D2D7B">
      <w:pPr>
        <w:pStyle w:val="BodyText"/>
        <w:spacing w:line="480" w:lineRule="auto"/>
        <w:ind w:left="140" w:right="392"/>
        <w:jc w:val="both"/>
        <w:rPr>
          <w:sz w:val="24"/>
          <w:szCs w:val="24"/>
        </w:rPr>
      </w:pPr>
      <w:r w:rsidRPr="00052D2A">
        <w:rPr>
          <w:sz w:val="24"/>
          <w:szCs w:val="24"/>
        </w:rPr>
        <w:t>Support Vector Machines (SVM) method used feature extraction by applying grey scaling and two</w:t>
      </w:r>
      <w:r w:rsidR="004C5774">
        <w:rPr>
          <w:sz w:val="24"/>
          <w:szCs w:val="24"/>
        </w:rPr>
        <w:t xml:space="preserve"> </w:t>
      </w:r>
      <w:r w:rsidRPr="00052D2A">
        <w:rPr>
          <w:sz w:val="24"/>
          <w:szCs w:val="24"/>
        </w:rPr>
        <w:t>more</w:t>
      </w:r>
      <w:r w:rsidR="004C5774">
        <w:rPr>
          <w:sz w:val="24"/>
          <w:szCs w:val="24"/>
        </w:rPr>
        <w:t xml:space="preserve"> </w:t>
      </w:r>
      <w:r w:rsidRPr="00052D2A">
        <w:rPr>
          <w:sz w:val="24"/>
          <w:szCs w:val="24"/>
        </w:rPr>
        <w:t>features</w:t>
      </w:r>
      <w:r w:rsidR="004C5774">
        <w:rPr>
          <w:sz w:val="24"/>
          <w:szCs w:val="24"/>
        </w:rPr>
        <w:t xml:space="preserve"> </w:t>
      </w:r>
      <w:r w:rsidRPr="00052D2A">
        <w:rPr>
          <w:sz w:val="24"/>
          <w:szCs w:val="24"/>
        </w:rPr>
        <w:t>like</w:t>
      </w:r>
      <w:r w:rsidR="004C5774">
        <w:rPr>
          <w:sz w:val="24"/>
          <w:szCs w:val="24"/>
        </w:rPr>
        <w:t xml:space="preserve"> </w:t>
      </w:r>
      <w:r w:rsidRPr="00052D2A">
        <w:rPr>
          <w:sz w:val="24"/>
          <w:szCs w:val="24"/>
        </w:rPr>
        <w:t>symmetrical</w:t>
      </w:r>
      <w:r w:rsidR="004C5774">
        <w:rPr>
          <w:sz w:val="24"/>
          <w:szCs w:val="24"/>
        </w:rPr>
        <w:t xml:space="preserve"> </w:t>
      </w:r>
      <w:r w:rsidRPr="00052D2A">
        <w:rPr>
          <w:sz w:val="24"/>
          <w:szCs w:val="24"/>
        </w:rPr>
        <w:t>and</w:t>
      </w:r>
      <w:r w:rsidR="004C5774">
        <w:rPr>
          <w:sz w:val="24"/>
          <w:szCs w:val="24"/>
        </w:rPr>
        <w:t xml:space="preserve"> </w:t>
      </w:r>
      <w:r w:rsidRPr="00052D2A">
        <w:rPr>
          <w:sz w:val="24"/>
          <w:szCs w:val="24"/>
        </w:rPr>
        <w:t>texture.</w:t>
      </w:r>
      <w:r w:rsidR="004C5774">
        <w:rPr>
          <w:sz w:val="24"/>
          <w:szCs w:val="24"/>
        </w:rPr>
        <w:t xml:space="preserve"> </w:t>
      </w:r>
      <w:r w:rsidRPr="00052D2A">
        <w:rPr>
          <w:sz w:val="24"/>
          <w:szCs w:val="24"/>
        </w:rPr>
        <w:t>K-Nearest</w:t>
      </w:r>
      <w:r w:rsidR="004C5774">
        <w:rPr>
          <w:sz w:val="24"/>
          <w:szCs w:val="24"/>
        </w:rPr>
        <w:t xml:space="preserve"> </w:t>
      </w:r>
      <w:r w:rsidR="004C5774" w:rsidRPr="00052D2A">
        <w:rPr>
          <w:sz w:val="24"/>
          <w:szCs w:val="24"/>
        </w:rPr>
        <w:t>Neighbor</w:t>
      </w:r>
      <w:r w:rsidR="004C5774">
        <w:rPr>
          <w:sz w:val="24"/>
          <w:szCs w:val="24"/>
        </w:rPr>
        <w:t xml:space="preserve"> </w:t>
      </w:r>
      <w:r w:rsidRPr="00052D2A">
        <w:rPr>
          <w:sz w:val="24"/>
          <w:szCs w:val="24"/>
        </w:rPr>
        <w:t>(KNN)</w:t>
      </w:r>
      <w:r w:rsidR="004C5774">
        <w:rPr>
          <w:sz w:val="24"/>
          <w:szCs w:val="24"/>
        </w:rPr>
        <w:t xml:space="preserve"> </w:t>
      </w:r>
      <w:r w:rsidR="004C5774" w:rsidRPr="00052D2A">
        <w:rPr>
          <w:sz w:val="24"/>
          <w:szCs w:val="24"/>
        </w:rPr>
        <w:t>classifier</w:t>
      </w:r>
      <w:r w:rsidR="004C5774">
        <w:rPr>
          <w:sz w:val="24"/>
          <w:szCs w:val="24"/>
        </w:rPr>
        <w:t xml:space="preserve"> </w:t>
      </w:r>
      <w:r w:rsidRPr="00052D2A">
        <w:rPr>
          <w:sz w:val="24"/>
          <w:szCs w:val="24"/>
        </w:rPr>
        <w:t>soused for this problem. This algorithm using K-NN give the accuracy of 87.0% and high computing cost.</w:t>
      </w: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BodyText"/>
        <w:spacing w:line="480" w:lineRule="auto"/>
        <w:ind w:left="140" w:right="392"/>
        <w:jc w:val="both"/>
        <w:rPr>
          <w:sz w:val="24"/>
          <w:szCs w:val="24"/>
        </w:rPr>
      </w:pPr>
    </w:p>
    <w:p w:rsidR="00501F29" w:rsidRPr="00052D2A" w:rsidRDefault="00501F29">
      <w:pPr>
        <w:pStyle w:val="Heading2"/>
      </w:pPr>
    </w:p>
    <w:p w:rsidR="00501F29" w:rsidRPr="00052D2A" w:rsidRDefault="00501F29">
      <w:pPr>
        <w:pStyle w:val="Heading2"/>
        <w:rPr>
          <w:sz w:val="28"/>
          <w:szCs w:val="28"/>
        </w:rPr>
      </w:pPr>
    </w:p>
    <w:p w:rsidR="00501F29" w:rsidRPr="00052D2A" w:rsidRDefault="000D2D7B">
      <w:pPr>
        <w:pStyle w:val="Heading2"/>
        <w:rPr>
          <w:sz w:val="28"/>
          <w:szCs w:val="28"/>
        </w:rPr>
      </w:pPr>
      <w:bookmarkStart w:id="49" w:name="_Toc73242363"/>
      <w:r w:rsidRPr="00052D2A">
        <w:rPr>
          <w:sz w:val="28"/>
          <w:szCs w:val="28"/>
        </w:rPr>
        <w:lastRenderedPageBreak/>
        <w:t xml:space="preserve">1.6 Methodology and Software Lifecycle for </w:t>
      </w:r>
      <w:r w:rsidR="004C5774" w:rsidRPr="00052D2A">
        <w:rPr>
          <w:sz w:val="28"/>
          <w:szCs w:val="28"/>
        </w:rPr>
        <w:t>this project</w:t>
      </w:r>
      <w:bookmarkEnd w:id="49"/>
    </w:p>
    <w:p w:rsidR="00501F29" w:rsidRPr="00052D2A" w:rsidRDefault="000D2D7B">
      <w:pPr>
        <w:pStyle w:val="BodyText"/>
        <w:spacing w:before="223" w:line="480" w:lineRule="auto"/>
        <w:ind w:left="140" w:right="393"/>
        <w:jc w:val="both"/>
        <w:rPr>
          <w:sz w:val="24"/>
          <w:szCs w:val="24"/>
        </w:rPr>
      </w:pPr>
      <w:r w:rsidRPr="00052D2A">
        <w:rPr>
          <w:sz w:val="24"/>
          <w:szCs w:val="24"/>
        </w:rPr>
        <w:t>Project methodology is an important phase of any project because it is a key element and set the overall</w:t>
      </w:r>
      <w:r w:rsidR="004C5774">
        <w:rPr>
          <w:sz w:val="24"/>
          <w:szCs w:val="24"/>
        </w:rPr>
        <w:t xml:space="preserve"> </w:t>
      </w:r>
      <w:r w:rsidRPr="00052D2A">
        <w:rPr>
          <w:sz w:val="24"/>
          <w:szCs w:val="24"/>
        </w:rPr>
        <w:t>tone.</w:t>
      </w:r>
      <w:r w:rsidR="004C5774">
        <w:rPr>
          <w:sz w:val="24"/>
          <w:szCs w:val="24"/>
        </w:rPr>
        <w:t xml:space="preserve"> </w:t>
      </w:r>
      <w:r w:rsidRPr="00052D2A">
        <w:rPr>
          <w:sz w:val="24"/>
          <w:szCs w:val="24"/>
        </w:rPr>
        <w:t>For</w:t>
      </w:r>
      <w:r w:rsidR="004C5774">
        <w:rPr>
          <w:sz w:val="24"/>
          <w:szCs w:val="24"/>
        </w:rPr>
        <w:t xml:space="preserve"> </w:t>
      </w:r>
      <w:r w:rsidRPr="00052D2A">
        <w:rPr>
          <w:sz w:val="24"/>
          <w:szCs w:val="24"/>
        </w:rPr>
        <w:t>this</w:t>
      </w:r>
      <w:r w:rsidR="004C5774">
        <w:rPr>
          <w:sz w:val="24"/>
          <w:szCs w:val="24"/>
        </w:rPr>
        <w:t xml:space="preserve"> </w:t>
      </w:r>
      <w:r w:rsidRPr="00052D2A">
        <w:rPr>
          <w:sz w:val="24"/>
          <w:szCs w:val="24"/>
        </w:rPr>
        <w:t>we</w:t>
      </w:r>
      <w:r w:rsidR="004C5774">
        <w:rPr>
          <w:sz w:val="24"/>
          <w:szCs w:val="24"/>
        </w:rPr>
        <w:t xml:space="preserve"> </w:t>
      </w:r>
      <w:r w:rsidRPr="00052D2A">
        <w:rPr>
          <w:sz w:val="24"/>
          <w:szCs w:val="24"/>
        </w:rPr>
        <w:t>must</w:t>
      </w:r>
      <w:r w:rsidR="004C5774">
        <w:rPr>
          <w:sz w:val="24"/>
          <w:szCs w:val="24"/>
        </w:rPr>
        <w:t xml:space="preserve"> </w:t>
      </w:r>
      <w:r w:rsidRPr="00052D2A">
        <w:rPr>
          <w:sz w:val="24"/>
          <w:szCs w:val="24"/>
        </w:rPr>
        <w:t>first</w:t>
      </w:r>
      <w:r w:rsidR="004C5774">
        <w:rPr>
          <w:sz w:val="24"/>
          <w:szCs w:val="24"/>
        </w:rPr>
        <w:t xml:space="preserve"> </w:t>
      </w:r>
      <w:r w:rsidRPr="00052D2A">
        <w:rPr>
          <w:sz w:val="24"/>
          <w:szCs w:val="24"/>
        </w:rPr>
        <w:t>understand</w:t>
      </w:r>
      <w:r w:rsidR="004C5774">
        <w:rPr>
          <w:sz w:val="24"/>
          <w:szCs w:val="24"/>
        </w:rPr>
        <w:t xml:space="preserve"> </w:t>
      </w:r>
      <w:r w:rsidRPr="00052D2A">
        <w:rPr>
          <w:sz w:val="24"/>
          <w:szCs w:val="24"/>
        </w:rPr>
        <w:t>the</w:t>
      </w:r>
      <w:r w:rsidR="004C5774">
        <w:rPr>
          <w:sz w:val="24"/>
          <w:szCs w:val="24"/>
        </w:rPr>
        <w:t xml:space="preserve"> </w:t>
      </w:r>
      <w:r w:rsidRPr="00052D2A">
        <w:rPr>
          <w:sz w:val="24"/>
          <w:szCs w:val="24"/>
        </w:rPr>
        <w:t>steps</w:t>
      </w:r>
      <w:r w:rsidR="004C5774">
        <w:rPr>
          <w:sz w:val="24"/>
          <w:szCs w:val="24"/>
        </w:rPr>
        <w:t xml:space="preserve"> </w:t>
      </w:r>
      <w:r w:rsidRPr="00052D2A">
        <w:rPr>
          <w:sz w:val="24"/>
          <w:szCs w:val="24"/>
        </w:rPr>
        <w:t>that</w:t>
      </w:r>
      <w:r w:rsidR="004C5774">
        <w:rPr>
          <w:sz w:val="24"/>
          <w:szCs w:val="24"/>
        </w:rPr>
        <w:t xml:space="preserve"> </w:t>
      </w:r>
      <w:r w:rsidRPr="00052D2A">
        <w:rPr>
          <w:sz w:val="24"/>
          <w:szCs w:val="24"/>
        </w:rPr>
        <w:t>are</w:t>
      </w:r>
      <w:r w:rsidR="004C5774">
        <w:rPr>
          <w:sz w:val="24"/>
          <w:szCs w:val="24"/>
        </w:rPr>
        <w:t xml:space="preserve"> </w:t>
      </w:r>
      <w:r w:rsidRPr="00052D2A">
        <w:rPr>
          <w:sz w:val="24"/>
          <w:szCs w:val="24"/>
        </w:rPr>
        <w:t>involved</w:t>
      </w:r>
      <w:r w:rsidR="004C5774">
        <w:rPr>
          <w:sz w:val="24"/>
          <w:szCs w:val="24"/>
        </w:rPr>
        <w:t xml:space="preserve"> </w:t>
      </w:r>
      <w:r w:rsidRPr="00052D2A">
        <w:rPr>
          <w:sz w:val="24"/>
          <w:szCs w:val="24"/>
        </w:rPr>
        <w:t>in</w:t>
      </w:r>
      <w:r w:rsidR="004C5774">
        <w:rPr>
          <w:sz w:val="24"/>
          <w:szCs w:val="24"/>
        </w:rPr>
        <w:t xml:space="preserve"> </w:t>
      </w:r>
      <w:r w:rsidRPr="00052D2A">
        <w:rPr>
          <w:sz w:val="24"/>
          <w:szCs w:val="24"/>
        </w:rPr>
        <w:t>project</w:t>
      </w:r>
      <w:r w:rsidR="004C5774">
        <w:rPr>
          <w:sz w:val="24"/>
          <w:szCs w:val="24"/>
        </w:rPr>
        <w:t xml:space="preserve"> </w:t>
      </w:r>
      <w:r w:rsidRPr="00052D2A">
        <w:rPr>
          <w:sz w:val="24"/>
          <w:szCs w:val="24"/>
        </w:rPr>
        <w:t>methodology. We use iterative approach to develop this</w:t>
      </w:r>
      <w:r w:rsidR="004C5774">
        <w:rPr>
          <w:sz w:val="24"/>
          <w:szCs w:val="24"/>
        </w:rPr>
        <w:t xml:space="preserve"> </w:t>
      </w:r>
      <w:r w:rsidRPr="00052D2A">
        <w:rPr>
          <w:sz w:val="24"/>
          <w:szCs w:val="24"/>
        </w:rPr>
        <w:t>application.</w:t>
      </w:r>
    </w:p>
    <w:p w:rsidR="00501F29" w:rsidRPr="00052D2A" w:rsidRDefault="00501F29">
      <w:pPr>
        <w:pStyle w:val="BodyText"/>
        <w:rPr>
          <w:sz w:val="21"/>
        </w:rPr>
      </w:pPr>
    </w:p>
    <w:p w:rsidR="00501F29" w:rsidRPr="00052D2A" w:rsidRDefault="00501F29">
      <w:pPr>
        <w:pStyle w:val="BodyText"/>
        <w:spacing w:before="209"/>
        <w:ind w:left="140"/>
        <w:jc w:val="both"/>
        <w:rPr>
          <w:sz w:val="24"/>
          <w:szCs w:val="24"/>
        </w:rPr>
      </w:pPr>
    </w:p>
    <w:p w:rsidR="00501F29" w:rsidRPr="00052D2A" w:rsidRDefault="00501F29">
      <w:pPr>
        <w:pStyle w:val="BodyText"/>
        <w:rPr>
          <w:sz w:val="21"/>
        </w:rPr>
      </w:pPr>
    </w:p>
    <w:p w:rsidR="00501F29" w:rsidRPr="00052D2A" w:rsidRDefault="00501F29">
      <w:pPr>
        <w:pStyle w:val="BodyText"/>
        <w:spacing w:before="5"/>
      </w:pPr>
    </w:p>
    <w:p w:rsidR="00501F29" w:rsidRPr="00052D2A" w:rsidRDefault="00501F29">
      <w:pPr>
        <w:keepNext/>
        <w:jc w:val="center"/>
      </w:pPr>
      <w:bookmarkStart w:id="50" w:name="_bookmark10"/>
      <w:bookmarkEnd w:id="50"/>
    </w:p>
    <w:p w:rsidR="00501F29" w:rsidRPr="00052D2A" w:rsidRDefault="000D2D7B">
      <w:pPr>
        <w:pStyle w:val="Caption"/>
        <w:jc w:val="center"/>
        <w:rPr>
          <w:b/>
          <w:bCs/>
          <w:i w:val="0"/>
          <w:iCs w:val="0"/>
          <w:color w:val="000000" w:themeColor="text1"/>
          <w:sz w:val="20"/>
        </w:rPr>
        <w:sectPr w:rsidR="00501F29" w:rsidRPr="00052D2A">
          <w:pgSz w:w="11910" w:h="16840"/>
          <w:pgMar w:top="1320" w:right="1300" w:bottom="1060" w:left="1560" w:header="567" w:footer="870" w:gutter="0"/>
          <w:cols w:space="720"/>
          <w:docGrid w:linePitch="299"/>
        </w:sectPr>
      </w:pPr>
      <w:bookmarkStart w:id="51" w:name="_Toc71534426"/>
      <w:r w:rsidRPr="00052D2A">
        <w:rPr>
          <w:noProof/>
        </w:rPr>
        <w:drawing>
          <wp:inline distT="0" distB="0" distL="0" distR="0">
            <wp:extent cx="5746750" cy="3188335"/>
            <wp:effectExtent l="0" t="0" r="6350" b="0"/>
            <wp:docPr id="21" name="Picture 21" descr="An iterative developmen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n iterative development model | Download Scientific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46750" cy="3188749"/>
                    </a:xfrm>
                    <a:prstGeom prst="rect">
                      <a:avLst/>
                    </a:prstGeom>
                    <a:noFill/>
                    <a:ln>
                      <a:noFill/>
                    </a:ln>
                  </pic:spPr>
                </pic:pic>
              </a:graphicData>
            </a:graphic>
          </wp:inline>
        </w:drawing>
      </w:r>
      <w:r w:rsidRPr="00052D2A">
        <w:rPr>
          <w:b/>
          <w:bCs/>
          <w:i w:val="0"/>
          <w:iCs w:val="0"/>
          <w:color w:val="000000" w:themeColor="text1"/>
        </w:rPr>
        <w:t>Figure 1.</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8</w:t>
      </w:r>
      <w:r w:rsidR="00115334" w:rsidRPr="00052D2A">
        <w:rPr>
          <w:b/>
          <w:bCs/>
          <w:i w:val="0"/>
          <w:iCs w:val="0"/>
          <w:color w:val="000000" w:themeColor="text1"/>
        </w:rPr>
        <w:fldChar w:fldCharType="end"/>
      </w:r>
      <w:r w:rsidRPr="00052D2A">
        <w:rPr>
          <w:b/>
          <w:bCs/>
          <w:i w:val="0"/>
          <w:iCs w:val="0"/>
          <w:color w:val="000000" w:themeColor="text1"/>
        </w:rPr>
        <w:t xml:space="preserve"> Iterative Model</w:t>
      </w:r>
      <w:bookmarkEnd w:id="51"/>
    </w:p>
    <w:p w:rsidR="00501F29" w:rsidRPr="00052D2A" w:rsidRDefault="000D2D7B">
      <w:pPr>
        <w:pStyle w:val="Heading2"/>
        <w:rPr>
          <w:sz w:val="28"/>
          <w:szCs w:val="28"/>
        </w:rPr>
      </w:pPr>
      <w:bookmarkStart w:id="52" w:name="_Toc73242364"/>
      <w:r w:rsidRPr="00052D2A">
        <w:rPr>
          <w:sz w:val="28"/>
          <w:szCs w:val="28"/>
        </w:rPr>
        <w:lastRenderedPageBreak/>
        <w:t xml:space="preserve">1.6.2 Rationale behind </w:t>
      </w:r>
      <w:r w:rsidR="004C5774" w:rsidRPr="00052D2A">
        <w:rPr>
          <w:sz w:val="28"/>
          <w:szCs w:val="28"/>
        </w:rPr>
        <w:t>selected methodology</w:t>
      </w:r>
      <w:bookmarkEnd w:id="52"/>
    </w:p>
    <w:p w:rsidR="00501F29" w:rsidRPr="00052D2A" w:rsidRDefault="000D2D7B">
      <w:pPr>
        <w:pStyle w:val="BodyText"/>
        <w:spacing w:before="209" w:line="480" w:lineRule="auto"/>
        <w:ind w:left="140"/>
        <w:jc w:val="both"/>
        <w:rPr>
          <w:sz w:val="24"/>
          <w:szCs w:val="24"/>
        </w:rPr>
      </w:pPr>
      <w:r w:rsidRPr="00052D2A">
        <w:rPr>
          <w:sz w:val="24"/>
          <w:szCs w:val="24"/>
        </w:rPr>
        <w:t>During implementation phase we may add, remove, or modify different features. So, an iterative development will be a good approach to achieve this. Furthermore, it allows:</w:t>
      </w:r>
    </w:p>
    <w:p w:rsidR="00501F29" w:rsidRPr="00052D2A" w:rsidRDefault="000D2D7B">
      <w:pPr>
        <w:pStyle w:val="ListParagraph"/>
        <w:numPr>
          <w:ilvl w:val="0"/>
          <w:numId w:val="1"/>
        </w:numPr>
        <w:tabs>
          <w:tab w:val="left" w:pos="860"/>
          <w:tab w:val="left" w:pos="861"/>
        </w:tabs>
        <w:spacing w:line="480" w:lineRule="auto"/>
        <w:ind w:hanging="361"/>
        <w:rPr>
          <w:sz w:val="24"/>
        </w:rPr>
      </w:pPr>
      <w:r w:rsidRPr="00052D2A">
        <w:rPr>
          <w:sz w:val="24"/>
        </w:rPr>
        <w:t>Working software creates speedily and</w:t>
      </w:r>
      <w:r w:rsidR="004C5774">
        <w:rPr>
          <w:sz w:val="24"/>
        </w:rPr>
        <w:t xml:space="preserve"> </w:t>
      </w:r>
      <w:r w:rsidRPr="00052D2A">
        <w:rPr>
          <w:sz w:val="24"/>
        </w:rPr>
        <w:t>early.</w:t>
      </w:r>
    </w:p>
    <w:p w:rsidR="00501F29" w:rsidRPr="00052D2A" w:rsidRDefault="000D2D7B">
      <w:pPr>
        <w:pStyle w:val="ListParagraph"/>
        <w:numPr>
          <w:ilvl w:val="0"/>
          <w:numId w:val="1"/>
        </w:numPr>
        <w:tabs>
          <w:tab w:val="left" w:pos="860"/>
          <w:tab w:val="left" w:pos="861"/>
        </w:tabs>
        <w:spacing w:before="138" w:line="480" w:lineRule="auto"/>
        <w:ind w:hanging="361"/>
        <w:rPr>
          <w:sz w:val="24"/>
        </w:rPr>
      </w:pPr>
      <w:r w:rsidRPr="00052D2A">
        <w:rPr>
          <w:sz w:val="24"/>
        </w:rPr>
        <w:t>This</w:t>
      </w:r>
      <w:r w:rsidR="00E1788E">
        <w:rPr>
          <w:sz w:val="24"/>
        </w:rPr>
        <w:t xml:space="preserve"> </w:t>
      </w:r>
      <w:r w:rsidRPr="00052D2A">
        <w:rPr>
          <w:sz w:val="24"/>
        </w:rPr>
        <w:t>design</w:t>
      </w:r>
      <w:r w:rsidR="00E1788E">
        <w:rPr>
          <w:sz w:val="24"/>
        </w:rPr>
        <w:t xml:space="preserve"> </w:t>
      </w:r>
      <w:r w:rsidRPr="00052D2A">
        <w:rPr>
          <w:sz w:val="24"/>
        </w:rPr>
        <w:t>is</w:t>
      </w:r>
      <w:r w:rsidR="00E1788E">
        <w:rPr>
          <w:sz w:val="24"/>
        </w:rPr>
        <w:t xml:space="preserve"> </w:t>
      </w:r>
      <w:r w:rsidRPr="00052D2A">
        <w:rPr>
          <w:sz w:val="24"/>
        </w:rPr>
        <w:t>more</w:t>
      </w:r>
      <w:r w:rsidR="00E1788E">
        <w:rPr>
          <w:sz w:val="24"/>
        </w:rPr>
        <w:t xml:space="preserve"> </w:t>
      </w:r>
      <w:r w:rsidRPr="00052D2A">
        <w:rPr>
          <w:sz w:val="24"/>
        </w:rPr>
        <w:t>workable–</w:t>
      </w:r>
      <w:r w:rsidR="00E1788E">
        <w:rPr>
          <w:sz w:val="24"/>
        </w:rPr>
        <w:t xml:space="preserve"> </w:t>
      </w:r>
      <w:r w:rsidRPr="00052D2A">
        <w:rPr>
          <w:sz w:val="24"/>
        </w:rPr>
        <w:t>less</w:t>
      </w:r>
      <w:r w:rsidR="00E1788E">
        <w:rPr>
          <w:sz w:val="24"/>
        </w:rPr>
        <w:t xml:space="preserve"> </w:t>
      </w:r>
      <w:r w:rsidRPr="00052D2A">
        <w:rPr>
          <w:sz w:val="24"/>
        </w:rPr>
        <w:t>costly</w:t>
      </w:r>
      <w:r w:rsidR="00E1788E">
        <w:rPr>
          <w:sz w:val="24"/>
        </w:rPr>
        <w:t xml:space="preserve"> </w:t>
      </w:r>
      <w:r w:rsidRPr="00052D2A">
        <w:rPr>
          <w:sz w:val="24"/>
        </w:rPr>
        <w:t>to</w:t>
      </w:r>
      <w:r w:rsidR="00E1788E">
        <w:rPr>
          <w:sz w:val="24"/>
        </w:rPr>
        <w:t xml:space="preserve"> </w:t>
      </w:r>
      <w:r w:rsidRPr="00052D2A">
        <w:rPr>
          <w:sz w:val="24"/>
        </w:rPr>
        <w:t>adjust</w:t>
      </w:r>
      <w:r w:rsidR="00E1788E">
        <w:rPr>
          <w:sz w:val="24"/>
        </w:rPr>
        <w:t xml:space="preserve"> </w:t>
      </w:r>
      <w:r w:rsidRPr="00052D2A">
        <w:rPr>
          <w:sz w:val="24"/>
        </w:rPr>
        <w:t>specifications</w:t>
      </w:r>
      <w:r w:rsidR="00E1788E">
        <w:rPr>
          <w:sz w:val="24"/>
        </w:rPr>
        <w:t xml:space="preserve"> </w:t>
      </w:r>
      <w:r w:rsidRPr="00052D2A">
        <w:rPr>
          <w:sz w:val="24"/>
        </w:rPr>
        <w:t>and</w:t>
      </w:r>
      <w:r w:rsidR="00E1788E">
        <w:rPr>
          <w:sz w:val="24"/>
        </w:rPr>
        <w:t xml:space="preserve"> </w:t>
      </w:r>
      <w:r w:rsidRPr="00052D2A">
        <w:rPr>
          <w:sz w:val="24"/>
        </w:rPr>
        <w:t>dimensions.</w:t>
      </w:r>
    </w:p>
    <w:p w:rsidR="00501F29" w:rsidRPr="00052D2A" w:rsidRDefault="000D2D7B">
      <w:pPr>
        <w:pStyle w:val="ListParagraph"/>
        <w:numPr>
          <w:ilvl w:val="0"/>
          <w:numId w:val="1"/>
        </w:numPr>
        <w:tabs>
          <w:tab w:val="left" w:pos="860"/>
          <w:tab w:val="left" w:pos="861"/>
        </w:tabs>
        <w:spacing w:before="137" w:line="480" w:lineRule="auto"/>
        <w:ind w:hanging="361"/>
        <w:rPr>
          <w:sz w:val="24"/>
        </w:rPr>
      </w:pPr>
      <w:r w:rsidRPr="00052D2A">
        <w:rPr>
          <w:sz w:val="24"/>
        </w:rPr>
        <w:t>During iteration, testing and debugging is not hard and</w:t>
      </w:r>
      <w:r w:rsidR="004C5774">
        <w:rPr>
          <w:sz w:val="24"/>
        </w:rPr>
        <w:t xml:space="preserve"> </w:t>
      </w:r>
      <w:r w:rsidRPr="00052D2A">
        <w:rPr>
          <w:sz w:val="24"/>
        </w:rPr>
        <w:t>complex.</w:t>
      </w:r>
    </w:p>
    <w:p w:rsidR="00501F29" w:rsidRPr="00052D2A" w:rsidRDefault="000D2D7B">
      <w:pPr>
        <w:pStyle w:val="ListParagraph"/>
        <w:numPr>
          <w:ilvl w:val="0"/>
          <w:numId w:val="1"/>
        </w:numPr>
        <w:tabs>
          <w:tab w:val="left" w:pos="860"/>
          <w:tab w:val="left" w:pos="861"/>
        </w:tabs>
        <w:spacing w:before="139" w:line="480" w:lineRule="auto"/>
        <w:ind w:hanging="361"/>
        <w:rPr>
          <w:sz w:val="24"/>
        </w:rPr>
      </w:pPr>
      <w:r w:rsidRPr="00052D2A">
        <w:rPr>
          <w:sz w:val="24"/>
        </w:rPr>
        <w:t>The cost of delivery is</w:t>
      </w:r>
      <w:r w:rsidR="004C5774">
        <w:rPr>
          <w:sz w:val="24"/>
        </w:rPr>
        <w:t xml:space="preserve"> </w:t>
      </w:r>
      <w:r w:rsidRPr="00052D2A">
        <w:rPr>
          <w:sz w:val="24"/>
        </w:rPr>
        <w:t>reduced.</w:t>
      </w:r>
    </w:p>
    <w:p w:rsidR="00501F29" w:rsidRPr="00052D2A" w:rsidRDefault="000D2D7B">
      <w:pPr>
        <w:pStyle w:val="ListParagraph"/>
        <w:numPr>
          <w:ilvl w:val="0"/>
          <w:numId w:val="1"/>
        </w:numPr>
        <w:tabs>
          <w:tab w:val="left" w:pos="860"/>
          <w:tab w:val="left" w:pos="861"/>
        </w:tabs>
        <w:spacing w:before="138" w:line="480" w:lineRule="auto"/>
        <w:ind w:right="400"/>
        <w:rPr>
          <w:sz w:val="24"/>
        </w:rPr>
      </w:pPr>
      <w:r w:rsidRPr="00052D2A">
        <w:rPr>
          <w:sz w:val="24"/>
        </w:rPr>
        <w:t xml:space="preserve">Risk management is much simpler and easier because they are identified during </w:t>
      </w:r>
      <w:r w:rsidR="004C5774" w:rsidRPr="00052D2A">
        <w:rPr>
          <w:sz w:val="24"/>
        </w:rPr>
        <w:t>each iteration</w:t>
      </w:r>
      <w:r w:rsidRPr="00052D2A">
        <w:rPr>
          <w:sz w:val="24"/>
        </w:rPr>
        <w:t>.</w:t>
      </w:r>
    </w:p>
    <w:p w:rsidR="00501F29" w:rsidRPr="00052D2A" w:rsidRDefault="00501F29">
      <w:pPr>
        <w:spacing w:line="355" w:lineRule="auto"/>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501F29">
      <w:pPr>
        <w:rPr>
          <w:sz w:val="24"/>
        </w:rPr>
      </w:pPr>
    </w:p>
    <w:p w:rsidR="00501F29" w:rsidRPr="00052D2A" w:rsidRDefault="000D2D7B">
      <w:pPr>
        <w:tabs>
          <w:tab w:val="left" w:pos="3210"/>
        </w:tabs>
        <w:rPr>
          <w:sz w:val="24"/>
        </w:rPr>
        <w:sectPr w:rsidR="00501F29" w:rsidRPr="00052D2A">
          <w:pgSz w:w="11910" w:h="16840"/>
          <w:pgMar w:top="1340" w:right="1300" w:bottom="1060" w:left="1560" w:header="567" w:footer="870" w:gutter="0"/>
          <w:cols w:space="720"/>
          <w:docGrid w:linePitch="299"/>
        </w:sectPr>
      </w:pPr>
      <w:r w:rsidRPr="00052D2A">
        <w:rPr>
          <w:sz w:val="24"/>
        </w:rPr>
        <w:tab/>
      </w:r>
    </w:p>
    <w:p w:rsidR="00501F29" w:rsidRPr="00052D2A" w:rsidRDefault="00501F29">
      <w:pPr>
        <w:tabs>
          <w:tab w:val="left" w:pos="3210"/>
        </w:tabs>
        <w:rPr>
          <w:sz w:val="24"/>
        </w:rPr>
      </w:pPr>
    </w:p>
    <w:p w:rsidR="00501F29" w:rsidRPr="00052D2A" w:rsidRDefault="000D2D7B">
      <w:pPr>
        <w:tabs>
          <w:tab w:val="left" w:pos="3210"/>
        </w:tabs>
        <w:rPr>
          <w:sz w:val="24"/>
        </w:rPr>
        <w:sectPr w:rsidR="00501F29" w:rsidRPr="00052D2A">
          <w:type w:val="continuous"/>
          <w:pgSz w:w="11910" w:h="16840"/>
          <w:pgMar w:top="1340" w:right="1300" w:bottom="1060" w:left="1560" w:header="0" w:footer="870" w:gutter="0"/>
          <w:cols w:space="720"/>
        </w:sectPr>
      </w:pPr>
      <w:r w:rsidRPr="00052D2A">
        <w:rPr>
          <w:sz w:val="24"/>
        </w:rPr>
        <w:tab/>
      </w: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jc w:val="center"/>
        <w:rPr>
          <w:sz w:val="29"/>
        </w:rPr>
      </w:pPr>
    </w:p>
    <w:p w:rsidR="00501F29" w:rsidRPr="00052D2A" w:rsidRDefault="000D2D7B">
      <w:pPr>
        <w:pStyle w:val="Heading1"/>
        <w:jc w:val="center"/>
      </w:pPr>
      <w:bookmarkStart w:id="53" w:name="_Toc73242365"/>
      <w:r w:rsidRPr="00052D2A">
        <w:t>Chapter 2</w:t>
      </w:r>
      <w:bookmarkEnd w:id="53"/>
    </w:p>
    <w:p w:rsidR="00501F29" w:rsidRPr="00052D2A" w:rsidRDefault="000D2D7B">
      <w:pPr>
        <w:pStyle w:val="Heading1"/>
        <w:jc w:val="center"/>
      </w:pPr>
      <w:bookmarkStart w:id="54" w:name="_Toc73242366"/>
      <w:r w:rsidRPr="00052D2A">
        <w:t>Problem Definition</w:t>
      </w:r>
      <w:bookmarkEnd w:id="54"/>
    </w:p>
    <w:p w:rsidR="00501F29" w:rsidRPr="00052D2A" w:rsidRDefault="00501F29">
      <w:pPr>
        <w:spacing w:line="360" w:lineRule="auto"/>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501F29">
      <w:pPr>
        <w:rPr>
          <w:sz w:val="52"/>
        </w:rPr>
      </w:pPr>
    </w:p>
    <w:p w:rsidR="00501F29" w:rsidRPr="00052D2A" w:rsidRDefault="000D2D7B">
      <w:pPr>
        <w:tabs>
          <w:tab w:val="left" w:pos="2160"/>
        </w:tabs>
        <w:rPr>
          <w:sz w:val="52"/>
        </w:rPr>
      </w:pPr>
      <w:r w:rsidRPr="00052D2A">
        <w:rPr>
          <w:sz w:val="52"/>
        </w:rPr>
        <w:tab/>
      </w:r>
    </w:p>
    <w:p w:rsidR="00501F29" w:rsidRPr="00052D2A" w:rsidRDefault="00501F29">
      <w:pPr>
        <w:rPr>
          <w:sz w:val="52"/>
        </w:rPr>
      </w:pPr>
    </w:p>
    <w:p w:rsidR="00501F29" w:rsidRPr="00052D2A" w:rsidRDefault="00501F29">
      <w:pPr>
        <w:rPr>
          <w:sz w:val="52"/>
        </w:rPr>
      </w:pPr>
    </w:p>
    <w:p w:rsidR="00501F29" w:rsidRPr="00052D2A" w:rsidRDefault="00501F29">
      <w:pPr>
        <w:rPr>
          <w:sz w:val="52"/>
        </w:rPr>
        <w:sectPr w:rsidR="00501F29" w:rsidRPr="00052D2A">
          <w:headerReference w:type="default" r:id="rId22"/>
          <w:footerReference w:type="default" r:id="rId23"/>
          <w:pgSz w:w="11910" w:h="16840"/>
          <w:pgMar w:top="1580" w:right="1300" w:bottom="1060" w:left="1560" w:header="0" w:footer="870" w:gutter="0"/>
          <w:cols w:space="720"/>
        </w:sectPr>
      </w:pPr>
    </w:p>
    <w:p w:rsidR="00501F29" w:rsidRPr="00052D2A" w:rsidRDefault="00501F29">
      <w:pPr>
        <w:rPr>
          <w:sz w:val="52"/>
        </w:rPr>
      </w:pPr>
    </w:p>
    <w:p w:rsidR="00501F29" w:rsidRPr="00052D2A" w:rsidRDefault="00501F29">
      <w:pPr>
        <w:rPr>
          <w:sz w:val="52"/>
        </w:rPr>
        <w:sectPr w:rsidR="00501F29" w:rsidRPr="00052D2A">
          <w:type w:val="continuous"/>
          <w:pgSz w:w="11910" w:h="16840"/>
          <w:pgMar w:top="1580" w:right="1300" w:bottom="1060" w:left="1560" w:header="0" w:footer="870" w:gutter="0"/>
          <w:cols w:space="720"/>
        </w:sectPr>
      </w:pPr>
    </w:p>
    <w:p w:rsidR="00501F29" w:rsidRPr="00052D2A" w:rsidRDefault="00501F29">
      <w:pPr>
        <w:rPr>
          <w:sz w:val="52"/>
        </w:rPr>
        <w:sectPr w:rsidR="00501F29" w:rsidRPr="00052D2A">
          <w:type w:val="continuous"/>
          <w:pgSz w:w="11910" w:h="16840"/>
          <w:pgMar w:top="1580" w:right="1300" w:bottom="1060" w:left="1560" w:header="0" w:footer="870" w:gutter="0"/>
          <w:cols w:space="720"/>
        </w:sectPr>
      </w:pPr>
    </w:p>
    <w:p w:rsidR="00501F29" w:rsidRPr="00052D2A" w:rsidRDefault="000D2D7B">
      <w:pPr>
        <w:pStyle w:val="Heading1"/>
        <w:ind w:left="0" w:firstLine="0"/>
        <w:rPr>
          <w:sz w:val="32"/>
          <w:szCs w:val="32"/>
        </w:rPr>
      </w:pPr>
      <w:bookmarkStart w:id="55" w:name="_Toc73242367"/>
      <w:r w:rsidRPr="00052D2A">
        <w:rPr>
          <w:sz w:val="32"/>
          <w:szCs w:val="32"/>
        </w:rPr>
        <w:lastRenderedPageBreak/>
        <w:t xml:space="preserve">2. </w:t>
      </w:r>
      <w:r w:rsidR="004C5774" w:rsidRPr="00052D2A">
        <w:rPr>
          <w:sz w:val="32"/>
          <w:szCs w:val="32"/>
        </w:rPr>
        <w:t>Problem Definition</w:t>
      </w:r>
      <w:bookmarkEnd w:id="55"/>
    </w:p>
    <w:p w:rsidR="00501F29" w:rsidRPr="00052D2A" w:rsidRDefault="000D2D7B">
      <w:pPr>
        <w:pStyle w:val="Heading2"/>
        <w:ind w:left="0"/>
        <w:rPr>
          <w:sz w:val="28"/>
          <w:szCs w:val="28"/>
        </w:rPr>
      </w:pPr>
      <w:bookmarkStart w:id="56" w:name="_Toc73242368"/>
      <w:r w:rsidRPr="00052D2A">
        <w:rPr>
          <w:sz w:val="28"/>
          <w:szCs w:val="28"/>
        </w:rPr>
        <w:t xml:space="preserve">2.1 </w:t>
      </w:r>
      <w:r w:rsidR="004C5774" w:rsidRPr="00052D2A">
        <w:rPr>
          <w:sz w:val="28"/>
          <w:szCs w:val="28"/>
        </w:rPr>
        <w:t>Problem statement</w:t>
      </w:r>
      <w:bookmarkEnd w:id="56"/>
    </w:p>
    <w:p w:rsidR="00501F29" w:rsidRPr="00052D2A" w:rsidRDefault="000D2D7B">
      <w:pPr>
        <w:pStyle w:val="BodyText"/>
        <w:spacing w:before="224" w:line="480" w:lineRule="auto"/>
        <w:ind w:left="140" w:right="334"/>
        <w:jc w:val="both"/>
        <w:rPr>
          <w:sz w:val="24"/>
          <w:szCs w:val="24"/>
        </w:rPr>
      </w:pPr>
      <w:r w:rsidRPr="00052D2A">
        <w:rPr>
          <w:sz w:val="24"/>
          <w:szCs w:val="24"/>
        </w:rPr>
        <w:t xml:space="preserve">Our study deals with automated brain tumor detection and classification. Normally the anatomy of the brain is </w:t>
      </w:r>
      <w:r w:rsidR="004C5774" w:rsidRPr="00052D2A">
        <w:rPr>
          <w:sz w:val="24"/>
          <w:szCs w:val="24"/>
        </w:rPr>
        <w:t>analyzed</w:t>
      </w:r>
      <w:r w:rsidRPr="00052D2A">
        <w:rPr>
          <w:sz w:val="24"/>
          <w:szCs w:val="24"/>
        </w:rPr>
        <w:t xml:space="preserve"> by MRI scans or CT scans. </w:t>
      </w:r>
      <w:r w:rsidRPr="00052D2A">
        <w:rPr>
          <w:spacing w:val="-3"/>
          <w:sz w:val="24"/>
          <w:szCs w:val="24"/>
        </w:rPr>
        <w:t xml:space="preserve">Our </w:t>
      </w:r>
      <w:r w:rsidRPr="00052D2A">
        <w:rPr>
          <w:sz w:val="24"/>
          <w:szCs w:val="24"/>
        </w:rPr>
        <w:t>system aims to detect if the given MRI scan has a tumor and if found it then classifies the tumor as into its types. Our project deals with automated</w:t>
      </w:r>
      <w:r w:rsidR="004C5774">
        <w:rPr>
          <w:sz w:val="24"/>
          <w:szCs w:val="24"/>
        </w:rPr>
        <w:t xml:space="preserve"> </w:t>
      </w:r>
      <w:r w:rsidRPr="00052D2A">
        <w:rPr>
          <w:sz w:val="24"/>
          <w:szCs w:val="24"/>
        </w:rPr>
        <w:t>brain</w:t>
      </w:r>
      <w:r w:rsidR="004C5774">
        <w:rPr>
          <w:sz w:val="24"/>
          <w:szCs w:val="24"/>
        </w:rPr>
        <w:t xml:space="preserve"> </w:t>
      </w:r>
      <w:r w:rsidRPr="00052D2A">
        <w:rPr>
          <w:sz w:val="24"/>
          <w:szCs w:val="24"/>
        </w:rPr>
        <w:t>tumor</w:t>
      </w:r>
      <w:r w:rsidR="004C5774">
        <w:rPr>
          <w:sz w:val="24"/>
          <w:szCs w:val="24"/>
        </w:rPr>
        <w:t xml:space="preserve"> </w:t>
      </w:r>
      <w:r w:rsidR="004C5774" w:rsidRPr="00052D2A">
        <w:rPr>
          <w:sz w:val="24"/>
          <w:szCs w:val="24"/>
        </w:rPr>
        <w:t>classification. Normally</w:t>
      </w:r>
      <w:r w:rsidR="004C5774">
        <w:rPr>
          <w:sz w:val="24"/>
          <w:szCs w:val="24"/>
        </w:rPr>
        <w:t xml:space="preserve"> </w:t>
      </w:r>
      <w:r w:rsidRPr="00052D2A">
        <w:rPr>
          <w:sz w:val="24"/>
          <w:szCs w:val="24"/>
        </w:rPr>
        <w:t>the</w:t>
      </w:r>
      <w:r w:rsidR="004C5774">
        <w:rPr>
          <w:sz w:val="24"/>
          <w:szCs w:val="24"/>
        </w:rPr>
        <w:t xml:space="preserve"> </w:t>
      </w:r>
      <w:r w:rsidRPr="00052D2A">
        <w:rPr>
          <w:sz w:val="24"/>
          <w:szCs w:val="24"/>
        </w:rPr>
        <w:t>anatomy</w:t>
      </w:r>
      <w:r w:rsidR="004C5774">
        <w:rPr>
          <w:sz w:val="24"/>
          <w:szCs w:val="24"/>
        </w:rPr>
        <w:t xml:space="preserve"> </w:t>
      </w:r>
      <w:r w:rsidRPr="00052D2A">
        <w:rPr>
          <w:sz w:val="24"/>
          <w:szCs w:val="24"/>
        </w:rPr>
        <w:t>of</w:t>
      </w:r>
      <w:r w:rsidR="004C5774">
        <w:rPr>
          <w:sz w:val="24"/>
          <w:szCs w:val="24"/>
        </w:rPr>
        <w:t xml:space="preserve"> </w:t>
      </w:r>
      <w:r w:rsidRPr="00052D2A">
        <w:rPr>
          <w:sz w:val="24"/>
          <w:szCs w:val="24"/>
        </w:rPr>
        <w:t>the</w:t>
      </w:r>
      <w:r w:rsidR="004C5774">
        <w:rPr>
          <w:sz w:val="24"/>
          <w:szCs w:val="24"/>
        </w:rPr>
        <w:t xml:space="preserve"> </w:t>
      </w:r>
      <w:r w:rsidRPr="00052D2A">
        <w:rPr>
          <w:sz w:val="24"/>
          <w:szCs w:val="24"/>
        </w:rPr>
        <w:t>brain</w:t>
      </w:r>
      <w:r w:rsidR="004C5774">
        <w:rPr>
          <w:sz w:val="24"/>
          <w:szCs w:val="24"/>
        </w:rPr>
        <w:t xml:space="preserve"> </w:t>
      </w:r>
      <w:r w:rsidRPr="00052D2A">
        <w:rPr>
          <w:sz w:val="24"/>
          <w:szCs w:val="24"/>
        </w:rPr>
        <w:t>is</w:t>
      </w:r>
      <w:r w:rsidR="004C5774">
        <w:rPr>
          <w:sz w:val="24"/>
          <w:szCs w:val="24"/>
        </w:rPr>
        <w:t xml:space="preserve"> </w:t>
      </w:r>
      <w:r w:rsidR="004C5774" w:rsidRPr="00052D2A">
        <w:rPr>
          <w:sz w:val="24"/>
          <w:szCs w:val="24"/>
        </w:rPr>
        <w:t>analyzed</w:t>
      </w:r>
      <w:r w:rsidR="004C5774">
        <w:rPr>
          <w:sz w:val="24"/>
          <w:szCs w:val="24"/>
        </w:rPr>
        <w:t xml:space="preserve"> </w:t>
      </w:r>
      <w:r w:rsidRPr="00052D2A">
        <w:rPr>
          <w:sz w:val="24"/>
          <w:szCs w:val="24"/>
        </w:rPr>
        <w:t>by</w:t>
      </w:r>
      <w:r w:rsidR="004C5774">
        <w:rPr>
          <w:sz w:val="24"/>
          <w:szCs w:val="24"/>
        </w:rPr>
        <w:t xml:space="preserve"> </w:t>
      </w:r>
      <w:r w:rsidRPr="00052D2A">
        <w:rPr>
          <w:sz w:val="24"/>
          <w:szCs w:val="24"/>
        </w:rPr>
        <w:t>MRI</w:t>
      </w:r>
      <w:r w:rsidR="004C5774">
        <w:rPr>
          <w:sz w:val="24"/>
          <w:szCs w:val="24"/>
        </w:rPr>
        <w:t xml:space="preserve"> </w:t>
      </w:r>
      <w:r w:rsidRPr="00052D2A">
        <w:rPr>
          <w:sz w:val="24"/>
          <w:szCs w:val="24"/>
        </w:rPr>
        <w:t xml:space="preserve">scans. Our system aims to detect if the given MRI scan has a tumor and if found it then classifies the tumor as meningioma, glioma, </w:t>
      </w:r>
      <w:r w:rsidR="004C5774" w:rsidRPr="00052D2A">
        <w:rPr>
          <w:sz w:val="24"/>
          <w:szCs w:val="24"/>
        </w:rPr>
        <w:t>and pituitary, acoustic</w:t>
      </w:r>
      <w:r w:rsidRPr="00052D2A">
        <w:rPr>
          <w:sz w:val="24"/>
          <w:szCs w:val="24"/>
        </w:rPr>
        <w:t xml:space="preserve"> </w:t>
      </w:r>
      <w:r w:rsidR="004C5774" w:rsidRPr="00052D2A">
        <w:rPr>
          <w:sz w:val="24"/>
          <w:szCs w:val="24"/>
        </w:rPr>
        <w:t>neuroma And</w:t>
      </w:r>
      <w:r w:rsidRPr="00052D2A">
        <w:rPr>
          <w:sz w:val="24"/>
          <w:szCs w:val="24"/>
        </w:rPr>
        <w:t xml:space="preserve"> </w:t>
      </w:r>
      <w:r w:rsidR="004C5774" w:rsidRPr="00052D2A">
        <w:rPr>
          <w:sz w:val="24"/>
          <w:szCs w:val="24"/>
        </w:rPr>
        <w:t>No tumor</w:t>
      </w:r>
      <w:r w:rsidRPr="00052D2A">
        <w:rPr>
          <w:sz w:val="24"/>
          <w:szCs w:val="24"/>
        </w:rPr>
        <w:t>.</w:t>
      </w:r>
    </w:p>
    <w:p w:rsidR="00501F29" w:rsidRPr="00052D2A" w:rsidRDefault="000D2D7B">
      <w:pPr>
        <w:pStyle w:val="BodyText"/>
        <w:spacing w:line="480" w:lineRule="auto"/>
        <w:ind w:left="140" w:right="383"/>
        <w:jc w:val="both"/>
        <w:rPr>
          <w:sz w:val="24"/>
          <w:szCs w:val="24"/>
        </w:rPr>
      </w:pPr>
      <w:r w:rsidRPr="00052D2A">
        <w:rPr>
          <w:sz w:val="24"/>
          <w:szCs w:val="24"/>
        </w:rPr>
        <w:t xml:space="preserve">Classification of Brain Tumor is needed to overcome the manual analysis, workload, improve computational time, flexibility, and the accuracy. Brain tumor is expected to become the number one cause of death in future. There is large amount of brain tumor images to be process, multiple angles of MRI scan need to be </w:t>
      </w:r>
      <w:r w:rsidR="004C5774" w:rsidRPr="00052D2A">
        <w:rPr>
          <w:sz w:val="24"/>
          <w:szCs w:val="24"/>
        </w:rPr>
        <w:t>analyzed</w:t>
      </w:r>
      <w:r w:rsidRPr="00052D2A">
        <w:rPr>
          <w:sz w:val="24"/>
          <w:szCs w:val="24"/>
        </w:rPr>
        <w:t xml:space="preserve"> and diagnosis. Sometimes human fatigue and stress can affect the process of analysis. Physicians sometime fail to detect the early signs. Existing computer aided diagnosing systems are not capable of generating efficient results in less computational time and inflexible to different brain data sets.</w:t>
      </w:r>
    </w:p>
    <w:p w:rsidR="00501F29" w:rsidRPr="00052D2A" w:rsidRDefault="000D2D7B">
      <w:pPr>
        <w:pStyle w:val="BodyText"/>
        <w:spacing w:before="2" w:line="480" w:lineRule="auto"/>
        <w:ind w:left="140" w:right="388"/>
        <w:jc w:val="both"/>
        <w:rPr>
          <w:sz w:val="24"/>
          <w:szCs w:val="24"/>
        </w:rPr>
      </w:pPr>
      <w:r w:rsidRPr="00052D2A">
        <w:rPr>
          <w:sz w:val="24"/>
          <w:szCs w:val="24"/>
        </w:rPr>
        <w:t>To accurately classify the brain type, we need accurate systems to accommodate the limitations. Solution to the problem is make software that early detect the tumor type automatically in brain. This will be helpful for radiologist and physicians for deciding the surgical treatment. Automatically classifying the tumor type whether it is meningioma</w:t>
      </w:r>
      <w:proofErr w:type="gramStart"/>
      <w:r w:rsidRPr="00052D2A">
        <w:rPr>
          <w:sz w:val="24"/>
          <w:szCs w:val="24"/>
        </w:rPr>
        <w:t>,,</w:t>
      </w:r>
      <w:proofErr w:type="gramEnd"/>
      <w:r w:rsidRPr="00052D2A">
        <w:rPr>
          <w:sz w:val="24"/>
          <w:szCs w:val="24"/>
        </w:rPr>
        <w:t xml:space="preserve"> acoustic neuroma , glioma or pituitary </w:t>
      </w:r>
    </w:p>
    <w:p w:rsidR="00501F29" w:rsidRPr="00052D2A" w:rsidRDefault="00501F29">
      <w:pPr>
        <w:pStyle w:val="BodyText"/>
        <w:spacing w:before="6"/>
        <w:rPr>
          <w:sz w:val="20"/>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0D2D7B">
      <w:pPr>
        <w:pStyle w:val="Heading2"/>
        <w:rPr>
          <w:sz w:val="28"/>
          <w:szCs w:val="28"/>
        </w:rPr>
      </w:pPr>
      <w:bookmarkStart w:id="57" w:name="_Toc73242369"/>
      <w:r w:rsidRPr="00052D2A">
        <w:rPr>
          <w:sz w:val="28"/>
          <w:szCs w:val="28"/>
        </w:rPr>
        <w:lastRenderedPageBreak/>
        <w:t xml:space="preserve">2.2 Deliverables and </w:t>
      </w:r>
      <w:r w:rsidR="004C5774" w:rsidRPr="00052D2A">
        <w:rPr>
          <w:sz w:val="28"/>
          <w:szCs w:val="28"/>
        </w:rPr>
        <w:t>Development Requirements</w:t>
      </w:r>
      <w:bookmarkEnd w:id="57"/>
    </w:p>
    <w:p w:rsidR="00501F29" w:rsidRPr="00052D2A" w:rsidRDefault="000D2D7B">
      <w:pPr>
        <w:pStyle w:val="BodyText"/>
        <w:spacing w:before="224"/>
        <w:ind w:left="140"/>
        <w:jc w:val="both"/>
        <w:rPr>
          <w:sz w:val="24"/>
          <w:szCs w:val="24"/>
        </w:rPr>
      </w:pPr>
      <w:r w:rsidRPr="00052D2A">
        <w:rPr>
          <w:sz w:val="24"/>
          <w:szCs w:val="24"/>
        </w:rPr>
        <w:t>Following are the requirements to create our project:</w:t>
      </w:r>
    </w:p>
    <w:p w:rsidR="00501F29" w:rsidRPr="00052D2A" w:rsidRDefault="000D2D7B">
      <w:pPr>
        <w:pStyle w:val="BodyText"/>
        <w:numPr>
          <w:ilvl w:val="0"/>
          <w:numId w:val="2"/>
        </w:numPr>
        <w:spacing w:before="224"/>
        <w:jc w:val="both"/>
      </w:pPr>
      <w:r w:rsidRPr="00052D2A">
        <w:rPr>
          <w:sz w:val="24"/>
          <w:szCs w:val="24"/>
        </w:rPr>
        <w:t>MRI images of meningioma, glioma, pituitary and acoustic neuroma brain tumor</w:t>
      </w:r>
      <w:r w:rsidRPr="00052D2A">
        <w:t>.</w:t>
      </w:r>
    </w:p>
    <w:p w:rsidR="00501F29" w:rsidRPr="00052D2A" w:rsidRDefault="000D2D7B">
      <w:pPr>
        <w:pStyle w:val="BodyText"/>
        <w:numPr>
          <w:ilvl w:val="0"/>
          <w:numId w:val="2"/>
        </w:numPr>
        <w:spacing w:before="224"/>
        <w:jc w:val="both"/>
        <w:rPr>
          <w:sz w:val="24"/>
          <w:szCs w:val="24"/>
        </w:rPr>
      </w:pPr>
      <w:r w:rsidRPr="00052D2A">
        <w:rPr>
          <w:sz w:val="24"/>
          <w:szCs w:val="24"/>
        </w:rPr>
        <w:t>MRI images of non-tumor of brain.</w:t>
      </w:r>
    </w:p>
    <w:p w:rsidR="00501F29" w:rsidRPr="00052D2A" w:rsidRDefault="000D2D7B">
      <w:pPr>
        <w:pStyle w:val="BodyText"/>
        <w:spacing w:before="224"/>
        <w:jc w:val="both"/>
        <w:rPr>
          <w:sz w:val="24"/>
          <w:szCs w:val="24"/>
        </w:rPr>
      </w:pPr>
      <w:r w:rsidRPr="00052D2A">
        <w:rPr>
          <w:sz w:val="24"/>
          <w:szCs w:val="24"/>
        </w:rPr>
        <w:t>The list of deliverables consists of following:</w:t>
      </w:r>
    </w:p>
    <w:p w:rsidR="00501F29" w:rsidRPr="00052D2A" w:rsidRDefault="000D2D7B">
      <w:pPr>
        <w:pStyle w:val="BodyText"/>
        <w:numPr>
          <w:ilvl w:val="0"/>
          <w:numId w:val="3"/>
        </w:numPr>
        <w:spacing w:before="224"/>
        <w:jc w:val="both"/>
        <w:rPr>
          <w:sz w:val="24"/>
          <w:szCs w:val="24"/>
        </w:rPr>
      </w:pPr>
      <w:r w:rsidRPr="00052D2A">
        <w:rPr>
          <w:sz w:val="24"/>
          <w:szCs w:val="24"/>
        </w:rPr>
        <w:t>Desktop application</w:t>
      </w:r>
    </w:p>
    <w:p w:rsidR="00501F29" w:rsidRPr="00052D2A" w:rsidRDefault="000D2D7B">
      <w:pPr>
        <w:pStyle w:val="BodyText"/>
        <w:numPr>
          <w:ilvl w:val="0"/>
          <w:numId w:val="3"/>
        </w:numPr>
        <w:spacing w:before="224"/>
        <w:jc w:val="both"/>
      </w:pPr>
      <w:r w:rsidRPr="00052D2A">
        <w:rPr>
          <w:sz w:val="24"/>
          <w:szCs w:val="24"/>
        </w:rPr>
        <w:t>Documentation</w:t>
      </w:r>
    </w:p>
    <w:p w:rsidR="00501F29" w:rsidRPr="00052D2A" w:rsidRDefault="00501F29">
      <w:pPr>
        <w:pStyle w:val="BodyText"/>
        <w:spacing w:before="2"/>
        <w:rPr>
          <w:sz w:val="25"/>
        </w:rPr>
      </w:pPr>
    </w:p>
    <w:p w:rsidR="00501F29" w:rsidRPr="00052D2A" w:rsidRDefault="000D2D7B">
      <w:pPr>
        <w:pStyle w:val="BodyText"/>
        <w:spacing w:line="360" w:lineRule="auto"/>
        <w:ind w:left="140" w:right="2811"/>
        <w:jc w:val="both"/>
        <w:rPr>
          <w:sz w:val="24"/>
          <w:szCs w:val="24"/>
        </w:rPr>
      </w:pPr>
      <w:r w:rsidRPr="00052D2A">
        <w:rPr>
          <w:sz w:val="24"/>
          <w:szCs w:val="24"/>
        </w:rPr>
        <w:t>Development requirements include following software and hardware requirements:</w:t>
      </w:r>
    </w:p>
    <w:p w:rsidR="00501F29" w:rsidRPr="00052D2A" w:rsidRDefault="000D2D7B">
      <w:pPr>
        <w:pStyle w:val="Heading7"/>
        <w:numPr>
          <w:ilvl w:val="0"/>
          <w:numId w:val="4"/>
        </w:numPr>
        <w:tabs>
          <w:tab w:val="left" w:pos="860"/>
          <w:tab w:val="left" w:pos="861"/>
        </w:tabs>
        <w:spacing w:before="0" w:line="268" w:lineRule="exact"/>
        <w:ind w:hanging="361"/>
        <w:rPr>
          <w:b w:val="0"/>
          <w:bCs w:val="0"/>
          <w:sz w:val="24"/>
          <w:szCs w:val="24"/>
        </w:rPr>
      </w:pPr>
      <w:r w:rsidRPr="00052D2A">
        <w:rPr>
          <w:b w:val="0"/>
          <w:bCs w:val="0"/>
          <w:sz w:val="24"/>
          <w:szCs w:val="24"/>
        </w:rPr>
        <w:t xml:space="preserve">IDE: </w:t>
      </w:r>
      <w:proofErr w:type="spellStart"/>
      <w:r w:rsidRPr="00052D2A">
        <w:rPr>
          <w:b w:val="0"/>
          <w:bCs w:val="0"/>
          <w:sz w:val="24"/>
          <w:szCs w:val="24"/>
        </w:rPr>
        <w:t>PyCharm</w:t>
      </w:r>
      <w:proofErr w:type="spellEnd"/>
    </w:p>
    <w:p w:rsidR="00501F29" w:rsidRPr="00052D2A" w:rsidRDefault="000D2D7B">
      <w:pPr>
        <w:pStyle w:val="Heading7"/>
        <w:numPr>
          <w:ilvl w:val="0"/>
          <w:numId w:val="4"/>
        </w:numPr>
        <w:tabs>
          <w:tab w:val="left" w:pos="860"/>
          <w:tab w:val="left" w:pos="861"/>
        </w:tabs>
        <w:spacing w:before="107"/>
        <w:ind w:hanging="361"/>
        <w:rPr>
          <w:b w:val="0"/>
          <w:bCs w:val="0"/>
          <w:sz w:val="24"/>
          <w:szCs w:val="24"/>
        </w:rPr>
      </w:pPr>
      <w:r w:rsidRPr="00052D2A">
        <w:rPr>
          <w:b w:val="0"/>
          <w:bCs w:val="0"/>
          <w:sz w:val="24"/>
          <w:szCs w:val="24"/>
        </w:rPr>
        <w:t>Anaconda</w:t>
      </w:r>
    </w:p>
    <w:p w:rsidR="00501F29" w:rsidRPr="00052D2A" w:rsidRDefault="000D2D7B">
      <w:pPr>
        <w:pStyle w:val="ListParagraph"/>
        <w:numPr>
          <w:ilvl w:val="0"/>
          <w:numId w:val="4"/>
        </w:numPr>
        <w:tabs>
          <w:tab w:val="left" w:pos="860"/>
          <w:tab w:val="left" w:pos="861"/>
        </w:tabs>
        <w:spacing w:before="124"/>
        <w:ind w:hanging="361"/>
        <w:rPr>
          <w:bCs/>
          <w:sz w:val="24"/>
          <w:szCs w:val="24"/>
        </w:rPr>
      </w:pPr>
      <w:r w:rsidRPr="00052D2A">
        <w:rPr>
          <w:bCs/>
          <w:sz w:val="24"/>
          <w:szCs w:val="24"/>
        </w:rPr>
        <w:t xml:space="preserve">Dataset </w:t>
      </w:r>
      <w:r w:rsidR="004C5774" w:rsidRPr="00052D2A">
        <w:rPr>
          <w:bCs/>
          <w:sz w:val="24"/>
          <w:szCs w:val="24"/>
        </w:rPr>
        <w:t>based</w:t>
      </w:r>
      <w:r w:rsidR="004C5774" w:rsidRPr="00052D2A">
        <w:rPr>
          <w:bCs/>
          <w:spacing w:val="-3"/>
          <w:sz w:val="24"/>
          <w:szCs w:val="24"/>
        </w:rPr>
        <w:t xml:space="preserve"> work</w:t>
      </w:r>
      <w:r w:rsidRPr="00052D2A">
        <w:rPr>
          <w:bCs/>
          <w:spacing w:val="-3"/>
          <w:sz w:val="24"/>
          <w:szCs w:val="24"/>
        </w:rPr>
        <w:t>.</w:t>
      </w:r>
    </w:p>
    <w:p w:rsidR="00501F29" w:rsidRPr="00052D2A" w:rsidRDefault="000D2D7B">
      <w:pPr>
        <w:pStyle w:val="ListParagraph"/>
        <w:numPr>
          <w:ilvl w:val="0"/>
          <w:numId w:val="4"/>
        </w:numPr>
        <w:tabs>
          <w:tab w:val="left" w:pos="860"/>
          <w:tab w:val="left" w:pos="861"/>
        </w:tabs>
        <w:spacing w:before="129"/>
        <w:ind w:hanging="361"/>
        <w:rPr>
          <w:bCs/>
          <w:sz w:val="24"/>
          <w:szCs w:val="24"/>
        </w:rPr>
      </w:pPr>
      <w:proofErr w:type="spellStart"/>
      <w:r w:rsidRPr="00052D2A">
        <w:rPr>
          <w:bCs/>
          <w:sz w:val="24"/>
          <w:szCs w:val="24"/>
        </w:rPr>
        <w:t>Pytorch</w:t>
      </w:r>
      <w:proofErr w:type="spellEnd"/>
      <w:r w:rsidRPr="00052D2A">
        <w:rPr>
          <w:bCs/>
          <w:sz w:val="24"/>
          <w:szCs w:val="24"/>
        </w:rPr>
        <w:t xml:space="preserve"> </w:t>
      </w:r>
      <w:r w:rsidR="004C5774" w:rsidRPr="00052D2A">
        <w:rPr>
          <w:bCs/>
          <w:sz w:val="24"/>
          <w:szCs w:val="24"/>
        </w:rPr>
        <w:t>for Libraries</w:t>
      </w:r>
    </w:p>
    <w:p w:rsidR="00501F29" w:rsidRPr="00052D2A" w:rsidRDefault="000D2D7B">
      <w:pPr>
        <w:pStyle w:val="ListParagraph"/>
        <w:numPr>
          <w:ilvl w:val="0"/>
          <w:numId w:val="4"/>
        </w:numPr>
        <w:tabs>
          <w:tab w:val="left" w:pos="860"/>
          <w:tab w:val="left" w:pos="861"/>
        </w:tabs>
        <w:spacing w:before="129"/>
        <w:ind w:hanging="361"/>
        <w:rPr>
          <w:bCs/>
          <w:sz w:val="24"/>
          <w:szCs w:val="24"/>
        </w:rPr>
      </w:pPr>
      <w:r w:rsidRPr="00052D2A">
        <w:rPr>
          <w:sz w:val="24"/>
          <w:szCs w:val="24"/>
        </w:rPr>
        <w:t>Good GPU and 8 GB RAM system</w:t>
      </w:r>
    </w:p>
    <w:p w:rsidR="00501F29" w:rsidRPr="00052D2A" w:rsidRDefault="000D2D7B">
      <w:pPr>
        <w:pStyle w:val="ListParagraph"/>
        <w:numPr>
          <w:ilvl w:val="0"/>
          <w:numId w:val="4"/>
        </w:numPr>
        <w:tabs>
          <w:tab w:val="left" w:pos="860"/>
          <w:tab w:val="left" w:pos="861"/>
        </w:tabs>
        <w:spacing w:before="129"/>
        <w:ind w:hanging="361"/>
        <w:rPr>
          <w:bCs/>
          <w:sz w:val="24"/>
          <w:szCs w:val="24"/>
        </w:rPr>
      </w:pPr>
      <w:r w:rsidRPr="00052D2A">
        <w:rPr>
          <w:sz w:val="24"/>
          <w:szCs w:val="24"/>
        </w:rPr>
        <w:t>MS WORD</w:t>
      </w:r>
    </w:p>
    <w:p w:rsidR="00501F29" w:rsidRPr="00052D2A" w:rsidRDefault="004C5774">
      <w:pPr>
        <w:pStyle w:val="ListParagraph"/>
        <w:numPr>
          <w:ilvl w:val="0"/>
          <w:numId w:val="4"/>
        </w:numPr>
        <w:tabs>
          <w:tab w:val="left" w:pos="860"/>
          <w:tab w:val="left" w:pos="861"/>
        </w:tabs>
        <w:spacing w:before="124"/>
        <w:ind w:hanging="361"/>
        <w:rPr>
          <w:bCs/>
          <w:sz w:val="24"/>
          <w:szCs w:val="24"/>
        </w:rPr>
      </w:pPr>
      <w:r w:rsidRPr="00052D2A">
        <w:rPr>
          <w:bCs/>
          <w:sz w:val="24"/>
          <w:szCs w:val="24"/>
        </w:rPr>
        <w:t>Programming Language</w:t>
      </w:r>
      <w:r w:rsidR="000D2D7B" w:rsidRPr="00052D2A">
        <w:rPr>
          <w:bCs/>
          <w:sz w:val="24"/>
          <w:szCs w:val="24"/>
        </w:rPr>
        <w:t>: Python</w:t>
      </w:r>
    </w:p>
    <w:p w:rsidR="00501F29" w:rsidRPr="00052D2A" w:rsidRDefault="000D2D7B">
      <w:pPr>
        <w:pStyle w:val="Heading7"/>
        <w:numPr>
          <w:ilvl w:val="0"/>
          <w:numId w:val="4"/>
        </w:numPr>
        <w:tabs>
          <w:tab w:val="left" w:pos="860"/>
          <w:tab w:val="left" w:pos="861"/>
        </w:tabs>
        <w:spacing w:before="111"/>
        <w:ind w:hanging="361"/>
        <w:rPr>
          <w:b w:val="0"/>
          <w:bCs w:val="0"/>
          <w:sz w:val="24"/>
          <w:szCs w:val="24"/>
        </w:rPr>
      </w:pPr>
      <w:r w:rsidRPr="00052D2A">
        <w:rPr>
          <w:b w:val="0"/>
          <w:bCs w:val="0"/>
          <w:sz w:val="24"/>
          <w:szCs w:val="24"/>
        </w:rPr>
        <w:t xml:space="preserve">Interface: </w:t>
      </w:r>
      <w:proofErr w:type="spellStart"/>
      <w:r w:rsidRPr="00052D2A">
        <w:rPr>
          <w:b w:val="0"/>
          <w:bCs w:val="0"/>
          <w:sz w:val="24"/>
          <w:szCs w:val="24"/>
        </w:rPr>
        <w:t>PyQT</w:t>
      </w:r>
      <w:proofErr w:type="spellEnd"/>
      <w:r w:rsidRPr="00052D2A">
        <w:rPr>
          <w:b w:val="0"/>
          <w:bCs w:val="0"/>
          <w:sz w:val="24"/>
          <w:szCs w:val="24"/>
        </w:rPr>
        <w:t xml:space="preserve"> Designer</w:t>
      </w:r>
    </w:p>
    <w:p w:rsidR="00501F29" w:rsidRPr="00052D2A" w:rsidRDefault="00501F29">
      <w:pPr>
        <w:pStyle w:val="Heading7"/>
        <w:tabs>
          <w:tab w:val="left" w:pos="860"/>
          <w:tab w:val="left" w:pos="861"/>
        </w:tabs>
        <w:spacing w:before="111"/>
        <w:rPr>
          <w:b w:val="0"/>
          <w:bCs w:val="0"/>
        </w:rPr>
        <w:sectPr w:rsidR="00501F29" w:rsidRPr="00052D2A">
          <w:headerReference w:type="default" r:id="rId24"/>
          <w:footerReference w:type="default" r:id="rId25"/>
          <w:pgSz w:w="11910" w:h="16840"/>
          <w:pgMar w:top="1580" w:right="1300" w:bottom="1060" w:left="1560" w:header="567" w:footer="870" w:gutter="0"/>
          <w:cols w:space="720"/>
          <w:docGrid w:linePitch="299"/>
        </w:sect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0"/>
        </w:rPr>
      </w:pPr>
    </w:p>
    <w:p w:rsidR="00501F29" w:rsidRPr="00052D2A" w:rsidRDefault="00501F29">
      <w:pPr>
        <w:pStyle w:val="BodyText"/>
        <w:rPr>
          <w:sz w:val="29"/>
        </w:rPr>
      </w:pPr>
    </w:p>
    <w:p w:rsidR="00501F29" w:rsidRPr="00052D2A" w:rsidRDefault="000D2D7B">
      <w:pPr>
        <w:pStyle w:val="Heading1"/>
        <w:spacing w:line="360" w:lineRule="auto"/>
        <w:ind w:left="1931" w:right="2173" w:firstLine="1344"/>
      </w:pPr>
      <w:bookmarkStart w:id="58" w:name="_Toc73242370"/>
      <w:r w:rsidRPr="00052D2A">
        <w:t>Chapter 3 Requirement Analysis</w:t>
      </w:r>
      <w:bookmarkEnd w:id="58"/>
    </w:p>
    <w:p w:rsidR="00501F29" w:rsidRPr="00052D2A" w:rsidRDefault="00501F29">
      <w:pPr>
        <w:spacing w:line="360" w:lineRule="auto"/>
      </w:pPr>
    </w:p>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0D2D7B">
      <w:pPr>
        <w:tabs>
          <w:tab w:val="left" w:pos="3851"/>
        </w:tabs>
        <w:sectPr w:rsidR="00501F29" w:rsidRPr="00052D2A">
          <w:headerReference w:type="default" r:id="rId26"/>
          <w:footerReference w:type="default" r:id="rId27"/>
          <w:pgSz w:w="11910" w:h="16840"/>
          <w:pgMar w:top="1580" w:right="1300" w:bottom="1060" w:left="1560" w:header="0" w:footer="870" w:gutter="0"/>
          <w:cols w:space="720"/>
        </w:sectPr>
      </w:pPr>
      <w:r w:rsidRPr="00052D2A">
        <w:tab/>
      </w:r>
    </w:p>
    <w:p w:rsidR="00501F29" w:rsidRPr="00052D2A" w:rsidRDefault="00501F29">
      <w:pPr>
        <w:tabs>
          <w:tab w:val="left" w:pos="3851"/>
        </w:tabs>
      </w:pPr>
    </w:p>
    <w:p w:rsidR="00501F29" w:rsidRPr="00052D2A" w:rsidRDefault="000D2D7B">
      <w:pPr>
        <w:tabs>
          <w:tab w:val="left" w:pos="3851"/>
        </w:tabs>
        <w:sectPr w:rsidR="00501F29" w:rsidRPr="00052D2A">
          <w:type w:val="continuous"/>
          <w:pgSz w:w="11910" w:h="16840"/>
          <w:pgMar w:top="1580" w:right="1300" w:bottom="1060" w:left="1560" w:header="0" w:footer="870" w:gutter="0"/>
          <w:cols w:space="720"/>
        </w:sectPr>
      </w:pPr>
      <w:r w:rsidRPr="00052D2A">
        <w:tab/>
      </w:r>
    </w:p>
    <w:p w:rsidR="00501F29" w:rsidRPr="00052D2A" w:rsidRDefault="000D2D7B">
      <w:pPr>
        <w:pStyle w:val="Heading1"/>
        <w:ind w:left="0" w:firstLine="0"/>
        <w:rPr>
          <w:sz w:val="32"/>
          <w:szCs w:val="32"/>
        </w:rPr>
      </w:pPr>
      <w:bookmarkStart w:id="59" w:name="_Toc73242371"/>
      <w:r w:rsidRPr="00052D2A">
        <w:rPr>
          <w:sz w:val="32"/>
          <w:szCs w:val="32"/>
        </w:rPr>
        <w:lastRenderedPageBreak/>
        <w:t xml:space="preserve">3. </w:t>
      </w:r>
      <w:r w:rsidR="00423C4D" w:rsidRPr="00052D2A">
        <w:rPr>
          <w:sz w:val="32"/>
          <w:szCs w:val="32"/>
        </w:rPr>
        <w:t>Requirement Analysis</w:t>
      </w:r>
      <w:bookmarkEnd w:id="59"/>
    </w:p>
    <w:p w:rsidR="00501F29" w:rsidRPr="00052D2A" w:rsidRDefault="000D2D7B">
      <w:pPr>
        <w:pStyle w:val="BodyText"/>
        <w:spacing w:before="249" w:line="480" w:lineRule="auto"/>
        <w:ind w:right="391"/>
        <w:jc w:val="both"/>
        <w:rPr>
          <w:sz w:val="24"/>
          <w:szCs w:val="24"/>
        </w:rPr>
      </w:pPr>
      <w:r w:rsidRPr="00052D2A">
        <w:rPr>
          <w:sz w:val="24"/>
          <w:szCs w:val="24"/>
        </w:rPr>
        <w:t>System Requirements Specification (SRS) is an official statement</w:t>
      </w:r>
      <w:r w:rsidR="0062244D">
        <w:rPr>
          <w:sz w:val="24"/>
          <w:szCs w:val="24"/>
        </w:rPr>
        <w:t xml:space="preserve"> for the application to provide </w:t>
      </w:r>
      <w:r w:rsidRPr="00052D2A">
        <w:rPr>
          <w:sz w:val="24"/>
          <w:szCs w:val="24"/>
        </w:rPr>
        <w:t>functional</w:t>
      </w:r>
      <w:r w:rsidR="0062244D">
        <w:rPr>
          <w:sz w:val="24"/>
          <w:szCs w:val="24"/>
        </w:rPr>
        <w:t xml:space="preserve"> </w:t>
      </w:r>
      <w:r w:rsidRPr="00052D2A">
        <w:rPr>
          <w:sz w:val="24"/>
          <w:szCs w:val="24"/>
        </w:rPr>
        <w:t>and</w:t>
      </w:r>
      <w:r w:rsidR="0062244D">
        <w:rPr>
          <w:sz w:val="24"/>
          <w:szCs w:val="24"/>
        </w:rPr>
        <w:t xml:space="preserve"> </w:t>
      </w:r>
      <w:r w:rsidRPr="00052D2A">
        <w:rPr>
          <w:sz w:val="24"/>
          <w:szCs w:val="24"/>
        </w:rPr>
        <w:t>operational</w:t>
      </w:r>
      <w:r w:rsidR="0062244D">
        <w:rPr>
          <w:sz w:val="24"/>
          <w:szCs w:val="24"/>
        </w:rPr>
        <w:t xml:space="preserve"> </w:t>
      </w:r>
      <w:r w:rsidRPr="00052D2A">
        <w:rPr>
          <w:sz w:val="24"/>
          <w:szCs w:val="24"/>
        </w:rPr>
        <w:t>requirements</w:t>
      </w:r>
      <w:r w:rsidR="0062244D">
        <w:rPr>
          <w:sz w:val="24"/>
          <w:szCs w:val="24"/>
        </w:rPr>
        <w:t xml:space="preserve"> </w:t>
      </w:r>
      <w:r w:rsidRPr="00052D2A">
        <w:rPr>
          <w:sz w:val="24"/>
          <w:szCs w:val="24"/>
        </w:rPr>
        <w:t>.During</w:t>
      </w:r>
      <w:r w:rsidR="0062244D">
        <w:rPr>
          <w:sz w:val="24"/>
          <w:szCs w:val="24"/>
        </w:rPr>
        <w:t xml:space="preserve"> </w:t>
      </w:r>
      <w:r w:rsidRPr="00052D2A">
        <w:rPr>
          <w:sz w:val="24"/>
          <w:szCs w:val="24"/>
        </w:rPr>
        <w:t>the</w:t>
      </w:r>
      <w:r w:rsidR="0062244D">
        <w:rPr>
          <w:sz w:val="24"/>
          <w:szCs w:val="24"/>
        </w:rPr>
        <w:t xml:space="preserve"> </w:t>
      </w:r>
      <w:r w:rsidRPr="00052D2A">
        <w:rPr>
          <w:sz w:val="24"/>
          <w:szCs w:val="24"/>
        </w:rPr>
        <w:t>development</w:t>
      </w:r>
      <w:r w:rsidR="0062244D">
        <w:rPr>
          <w:sz w:val="24"/>
          <w:szCs w:val="24"/>
        </w:rPr>
        <w:t xml:space="preserve"> </w:t>
      </w:r>
      <w:r w:rsidRPr="00052D2A">
        <w:rPr>
          <w:sz w:val="24"/>
          <w:szCs w:val="24"/>
        </w:rPr>
        <w:t>process</w:t>
      </w:r>
      <w:r w:rsidR="0062244D">
        <w:rPr>
          <w:sz w:val="24"/>
          <w:szCs w:val="24"/>
        </w:rPr>
        <w:t xml:space="preserve"> </w:t>
      </w:r>
      <w:r w:rsidRPr="00052D2A">
        <w:rPr>
          <w:sz w:val="24"/>
          <w:szCs w:val="24"/>
        </w:rPr>
        <w:t>of</w:t>
      </w:r>
      <w:r w:rsidR="0062244D">
        <w:rPr>
          <w:sz w:val="24"/>
          <w:szCs w:val="24"/>
        </w:rPr>
        <w:t xml:space="preserve"> </w:t>
      </w:r>
      <w:proofErr w:type="spellStart"/>
      <w:r w:rsidRPr="00052D2A">
        <w:rPr>
          <w:sz w:val="24"/>
          <w:szCs w:val="24"/>
        </w:rPr>
        <w:t>system</w:t>
      </w:r>
      <w:proofErr w:type="gramStart"/>
      <w:r w:rsidRPr="00052D2A">
        <w:rPr>
          <w:sz w:val="24"/>
          <w:szCs w:val="24"/>
        </w:rPr>
        <w:t>,it</w:t>
      </w:r>
      <w:proofErr w:type="spellEnd"/>
      <w:proofErr w:type="gramEnd"/>
      <w:r w:rsidR="0062244D">
        <w:rPr>
          <w:sz w:val="24"/>
          <w:szCs w:val="24"/>
        </w:rPr>
        <w:t xml:space="preserve"> </w:t>
      </w:r>
      <w:r w:rsidRPr="00052D2A">
        <w:rPr>
          <w:sz w:val="24"/>
          <w:szCs w:val="24"/>
        </w:rPr>
        <w:t>serves</w:t>
      </w:r>
      <w:r w:rsidR="0062244D">
        <w:rPr>
          <w:sz w:val="24"/>
          <w:szCs w:val="24"/>
        </w:rPr>
        <w:t xml:space="preserve"> </w:t>
      </w:r>
      <w:r w:rsidRPr="00052D2A">
        <w:rPr>
          <w:sz w:val="24"/>
          <w:szCs w:val="24"/>
        </w:rPr>
        <w:t xml:space="preserve">as contract between the developer and the customer for whom the system is being developed. The developer would be capable to build the system based on specified requirements as </w:t>
      </w:r>
      <w:proofErr w:type="gramStart"/>
      <w:r w:rsidRPr="00052D2A">
        <w:rPr>
          <w:sz w:val="24"/>
          <w:szCs w:val="24"/>
        </w:rPr>
        <w:t>the enlists</w:t>
      </w:r>
      <w:proofErr w:type="gramEnd"/>
      <w:r w:rsidRPr="00052D2A">
        <w:rPr>
          <w:sz w:val="24"/>
          <w:szCs w:val="24"/>
        </w:rPr>
        <w:t xml:space="preserve"> and necessary requirements specification for the system development is enough. SRS dependency based on functional and non-functional specifications and inclusion of use cases defining user experiences to be supported by</w:t>
      </w:r>
      <w:r w:rsidR="0062244D">
        <w:rPr>
          <w:sz w:val="24"/>
          <w:szCs w:val="24"/>
        </w:rPr>
        <w:t xml:space="preserve"> </w:t>
      </w:r>
      <w:r w:rsidRPr="00052D2A">
        <w:rPr>
          <w:sz w:val="24"/>
          <w:szCs w:val="24"/>
        </w:rPr>
        <w:t>software.</w:t>
      </w:r>
    </w:p>
    <w:p w:rsidR="00501F29" w:rsidRPr="00052D2A" w:rsidRDefault="00501F29">
      <w:pPr>
        <w:pStyle w:val="BodyText"/>
        <w:spacing w:before="5"/>
        <w:rPr>
          <w:sz w:val="20"/>
        </w:rPr>
      </w:pPr>
    </w:p>
    <w:p w:rsidR="00501F29" w:rsidRPr="00052D2A" w:rsidRDefault="000D2D7B">
      <w:pPr>
        <w:pStyle w:val="Heading2"/>
        <w:rPr>
          <w:sz w:val="28"/>
          <w:szCs w:val="28"/>
        </w:rPr>
      </w:pPr>
      <w:bookmarkStart w:id="60" w:name="_Toc73242372"/>
      <w:r w:rsidRPr="00052D2A">
        <w:rPr>
          <w:sz w:val="28"/>
          <w:szCs w:val="28"/>
        </w:rPr>
        <w:t>3.1 Use Case</w:t>
      </w:r>
      <w:r w:rsidR="0062244D">
        <w:rPr>
          <w:sz w:val="28"/>
          <w:szCs w:val="28"/>
        </w:rPr>
        <w:t xml:space="preserve"> </w:t>
      </w:r>
      <w:r w:rsidRPr="00052D2A">
        <w:rPr>
          <w:sz w:val="28"/>
          <w:szCs w:val="28"/>
        </w:rPr>
        <w:t>Diagram</w:t>
      </w:r>
      <w:bookmarkEnd w:id="60"/>
    </w:p>
    <w:p w:rsidR="00501F29" w:rsidRPr="00052D2A" w:rsidRDefault="000D2D7B">
      <w:pPr>
        <w:pStyle w:val="BodyText"/>
        <w:spacing w:before="224" w:line="480" w:lineRule="auto"/>
        <w:ind w:left="140" w:right="398"/>
        <w:jc w:val="both"/>
        <w:rPr>
          <w:sz w:val="24"/>
          <w:szCs w:val="24"/>
        </w:rPr>
      </w:pPr>
      <w:r w:rsidRPr="00052D2A">
        <w:rPr>
          <w:sz w:val="24"/>
          <w:szCs w:val="24"/>
        </w:rPr>
        <w:t>A use case diagram is a technique utilized as a part of framework investigation to perceive and arrange</w:t>
      </w:r>
      <w:r w:rsidR="0062244D">
        <w:rPr>
          <w:sz w:val="24"/>
          <w:szCs w:val="24"/>
        </w:rPr>
        <w:t xml:space="preserve"> </w:t>
      </w:r>
      <w:r w:rsidRPr="00052D2A">
        <w:rPr>
          <w:sz w:val="24"/>
          <w:szCs w:val="24"/>
        </w:rPr>
        <w:t>framework</w:t>
      </w:r>
      <w:r w:rsidR="0062244D">
        <w:rPr>
          <w:sz w:val="24"/>
          <w:szCs w:val="24"/>
        </w:rPr>
        <w:t xml:space="preserve"> </w:t>
      </w:r>
      <w:proofErr w:type="spellStart"/>
      <w:r w:rsidRPr="00052D2A">
        <w:rPr>
          <w:sz w:val="24"/>
          <w:szCs w:val="24"/>
        </w:rPr>
        <w:t>necessities.We</w:t>
      </w:r>
      <w:proofErr w:type="spellEnd"/>
      <w:r w:rsidR="0062244D">
        <w:rPr>
          <w:sz w:val="24"/>
          <w:szCs w:val="24"/>
        </w:rPr>
        <w:t xml:space="preserve"> </w:t>
      </w:r>
      <w:r w:rsidRPr="00052D2A">
        <w:rPr>
          <w:sz w:val="24"/>
          <w:szCs w:val="24"/>
        </w:rPr>
        <w:t>design</w:t>
      </w:r>
      <w:r w:rsidR="0062244D">
        <w:rPr>
          <w:sz w:val="24"/>
          <w:szCs w:val="24"/>
        </w:rPr>
        <w:t xml:space="preserve"> </w:t>
      </w:r>
      <w:proofErr w:type="gramStart"/>
      <w:r w:rsidRPr="00052D2A">
        <w:rPr>
          <w:sz w:val="24"/>
          <w:szCs w:val="24"/>
        </w:rPr>
        <w:t>UML(</w:t>
      </w:r>
      <w:proofErr w:type="gramEnd"/>
      <w:r w:rsidRPr="00052D2A">
        <w:rPr>
          <w:sz w:val="24"/>
          <w:szCs w:val="24"/>
        </w:rPr>
        <w:t>Unified</w:t>
      </w:r>
      <w:r w:rsidR="0062244D">
        <w:rPr>
          <w:sz w:val="24"/>
          <w:szCs w:val="24"/>
        </w:rPr>
        <w:t xml:space="preserve"> </w:t>
      </w:r>
      <w:r w:rsidRPr="00052D2A">
        <w:rPr>
          <w:sz w:val="24"/>
          <w:szCs w:val="24"/>
        </w:rPr>
        <w:t>Modelling</w:t>
      </w:r>
      <w:r w:rsidR="0062244D">
        <w:rPr>
          <w:sz w:val="24"/>
          <w:szCs w:val="24"/>
        </w:rPr>
        <w:t xml:space="preserve"> </w:t>
      </w:r>
      <w:r w:rsidRPr="00052D2A">
        <w:rPr>
          <w:sz w:val="24"/>
          <w:szCs w:val="24"/>
        </w:rPr>
        <w:t>Language)</w:t>
      </w:r>
      <w:r w:rsidR="0062244D">
        <w:rPr>
          <w:sz w:val="24"/>
          <w:szCs w:val="24"/>
        </w:rPr>
        <w:t xml:space="preserve"> </w:t>
      </w:r>
      <w:r w:rsidRPr="00052D2A">
        <w:rPr>
          <w:sz w:val="24"/>
          <w:szCs w:val="24"/>
        </w:rPr>
        <w:t>figures</w:t>
      </w:r>
      <w:r w:rsidR="0062244D">
        <w:rPr>
          <w:sz w:val="24"/>
          <w:szCs w:val="24"/>
        </w:rPr>
        <w:t xml:space="preserve"> </w:t>
      </w:r>
      <w:r w:rsidRPr="00052D2A">
        <w:rPr>
          <w:sz w:val="24"/>
          <w:szCs w:val="24"/>
        </w:rPr>
        <w:t>to</w:t>
      </w:r>
      <w:r w:rsidR="0062244D">
        <w:rPr>
          <w:sz w:val="24"/>
          <w:szCs w:val="24"/>
        </w:rPr>
        <w:t xml:space="preserve"> </w:t>
      </w:r>
      <w:r w:rsidRPr="00052D2A">
        <w:rPr>
          <w:sz w:val="24"/>
          <w:szCs w:val="24"/>
        </w:rPr>
        <w:t>model a framework in the simple and efficient</w:t>
      </w:r>
      <w:r w:rsidR="0062244D">
        <w:rPr>
          <w:sz w:val="24"/>
          <w:szCs w:val="24"/>
        </w:rPr>
        <w:t xml:space="preserve"> </w:t>
      </w:r>
      <w:r w:rsidRPr="00052D2A">
        <w:rPr>
          <w:sz w:val="24"/>
          <w:szCs w:val="24"/>
        </w:rPr>
        <w:t>way.</w:t>
      </w:r>
    </w:p>
    <w:p w:rsidR="00501F29" w:rsidRPr="00052D2A" w:rsidRDefault="00501F29">
      <w:pPr>
        <w:pStyle w:val="BodyText"/>
        <w:spacing w:before="9"/>
        <w:rPr>
          <w:sz w:val="10"/>
        </w:rPr>
      </w:pPr>
    </w:p>
    <w:p w:rsidR="00501F29" w:rsidRPr="00052D2A" w:rsidRDefault="00501F29">
      <w:pPr>
        <w:pStyle w:val="BodyText"/>
        <w:rPr>
          <w:sz w:val="24"/>
        </w:rPr>
      </w:pPr>
    </w:p>
    <w:p w:rsidR="00501F29" w:rsidRPr="00052D2A" w:rsidRDefault="00501F29">
      <w:pPr>
        <w:pStyle w:val="BodyText"/>
        <w:spacing w:before="9"/>
        <w:rPr>
          <w:sz w:val="34"/>
        </w:rPr>
      </w:pPr>
    </w:p>
    <w:p w:rsidR="00501F29" w:rsidRPr="00052D2A" w:rsidRDefault="000D2D7B">
      <w:pPr>
        <w:keepNext/>
        <w:jc w:val="center"/>
      </w:pPr>
      <w:bookmarkStart w:id="61" w:name="_bookmark17"/>
      <w:bookmarkEnd w:id="61"/>
      <w:r w:rsidRPr="00052D2A">
        <w:rPr>
          <w:noProof/>
          <w:sz w:val="20"/>
        </w:rPr>
        <w:drawing>
          <wp:inline distT="0" distB="0" distL="0" distR="0">
            <wp:extent cx="4827905" cy="2938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cstate="print">
                      <a:extLst>
                        <a:ext uri="{28A0092B-C50C-407E-A947-70E740481C1C}">
                          <a14:useLocalDpi xmlns:a14="http://schemas.microsoft.com/office/drawing/2010/main" val="0"/>
                        </a:ext>
                      </a:extLst>
                    </a:blip>
                    <a:srcRect l="27972" t="16762" r="30148" b="37898"/>
                    <a:stretch>
                      <a:fillRect/>
                    </a:stretch>
                  </pic:blipFill>
                  <pic:spPr>
                    <a:xfrm>
                      <a:off x="0" y="0"/>
                      <a:ext cx="4848339" cy="2950920"/>
                    </a:xfrm>
                    <a:prstGeom prst="rect">
                      <a:avLst/>
                    </a:prstGeom>
                    <a:ln>
                      <a:noFill/>
                    </a:ln>
                  </pic:spPr>
                </pic:pic>
              </a:graphicData>
            </a:graphic>
          </wp:inline>
        </w:drawing>
      </w:r>
    </w:p>
    <w:p w:rsidR="00501F29" w:rsidRPr="00052D2A" w:rsidRDefault="000D2D7B">
      <w:pPr>
        <w:pStyle w:val="Caption"/>
        <w:jc w:val="center"/>
        <w:rPr>
          <w:b/>
          <w:bCs/>
          <w:i w:val="0"/>
          <w:iCs w:val="0"/>
          <w:color w:val="000000" w:themeColor="text1"/>
          <w:sz w:val="20"/>
        </w:rPr>
        <w:sectPr w:rsidR="00501F29" w:rsidRPr="00052D2A">
          <w:headerReference w:type="default" r:id="rId29"/>
          <w:footerReference w:type="default" r:id="rId30"/>
          <w:pgSz w:w="11910" w:h="16840"/>
          <w:pgMar w:top="1560" w:right="1300" w:bottom="1060" w:left="1560" w:header="567" w:footer="870" w:gutter="0"/>
          <w:cols w:space="720"/>
          <w:docGrid w:linePitch="299"/>
        </w:sectPr>
      </w:pPr>
      <w:bookmarkStart w:id="62" w:name="_Toc71534427"/>
      <w:r w:rsidRPr="00052D2A">
        <w:rPr>
          <w:b/>
          <w:bCs/>
          <w:i w:val="0"/>
          <w:iCs w:val="0"/>
          <w:color w:val="000000" w:themeColor="text1"/>
        </w:rPr>
        <w:t>Figure 3.</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1</w:t>
      </w:r>
      <w:r w:rsidR="00115334" w:rsidRPr="00052D2A">
        <w:rPr>
          <w:b/>
          <w:bCs/>
          <w:i w:val="0"/>
          <w:iCs w:val="0"/>
          <w:color w:val="000000" w:themeColor="text1"/>
        </w:rPr>
        <w:fldChar w:fldCharType="end"/>
      </w:r>
      <w:r w:rsidRPr="00052D2A">
        <w:rPr>
          <w:b/>
          <w:bCs/>
          <w:i w:val="0"/>
          <w:iCs w:val="0"/>
          <w:color w:val="000000" w:themeColor="text1"/>
        </w:rPr>
        <w:t xml:space="preserve"> Use Case Diagram</w:t>
      </w:r>
      <w:bookmarkEnd w:id="62"/>
    </w:p>
    <w:p w:rsidR="00501F29" w:rsidRPr="00052D2A" w:rsidRDefault="000D2D7B">
      <w:pPr>
        <w:pStyle w:val="Heading2"/>
        <w:rPr>
          <w:sz w:val="28"/>
          <w:szCs w:val="28"/>
        </w:rPr>
      </w:pPr>
      <w:bookmarkStart w:id="63" w:name="_Toc73242373"/>
      <w:r w:rsidRPr="00052D2A">
        <w:rPr>
          <w:sz w:val="28"/>
          <w:szCs w:val="28"/>
        </w:rPr>
        <w:lastRenderedPageBreak/>
        <w:t>3.2 Detail of Use Case</w:t>
      </w:r>
      <w:r w:rsidR="0062244D">
        <w:rPr>
          <w:sz w:val="28"/>
          <w:szCs w:val="28"/>
        </w:rPr>
        <w:t xml:space="preserve"> </w:t>
      </w:r>
      <w:r w:rsidRPr="00052D2A">
        <w:rPr>
          <w:sz w:val="28"/>
          <w:szCs w:val="28"/>
        </w:rPr>
        <w:t>Diagram</w:t>
      </w:r>
      <w:bookmarkEnd w:id="63"/>
    </w:p>
    <w:p w:rsidR="00501F29" w:rsidRPr="00052D2A" w:rsidRDefault="00501F29">
      <w:pPr>
        <w:pStyle w:val="BodyText"/>
        <w:spacing w:before="5" w:after="1"/>
        <w:ind w:left="572"/>
        <w:rPr>
          <w:b/>
          <w:sz w:val="20"/>
        </w:rPr>
      </w:pPr>
    </w:p>
    <w:p w:rsidR="00501F29" w:rsidRPr="00052D2A" w:rsidRDefault="00501F29">
      <w:pPr>
        <w:pStyle w:val="Caption"/>
        <w:keepNext/>
        <w:jc w:val="center"/>
        <w:rPr>
          <w:b/>
          <w:bCs/>
          <w:i w:val="0"/>
          <w:iCs w:val="0"/>
          <w:color w:val="000000" w:themeColor="text1"/>
        </w:rPr>
      </w:pPr>
      <w:bookmarkStart w:id="64" w:name="_bookmark19"/>
      <w:bookmarkEnd w:id="64"/>
    </w:p>
    <w:p w:rsidR="00501F29" w:rsidRPr="00052D2A" w:rsidRDefault="000D2D7B">
      <w:pPr>
        <w:pStyle w:val="Caption"/>
        <w:keepNext/>
        <w:jc w:val="center"/>
        <w:rPr>
          <w:b/>
          <w:bCs/>
          <w:i w:val="0"/>
          <w:iCs w:val="0"/>
          <w:color w:val="000000" w:themeColor="text1"/>
        </w:rPr>
      </w:pPr>
      <w:bookmarkStart w:id="65" w:name="_Toc67489451"/>
      <w:r w:rsidRPr="00052D2A">
        <w:rPr>
          <w:b/>
          <w:bCs/>
          <w:i w:val="0"/>
          <w:iCs w:val="0"/>
          <w:color w:val="000000" w:themeColor="text1"/>
        </w:rPr>
        <w:t>Table 3</w:t>
      </w:r>
      <w:r w:rsidRPr="00052D2A">
        <w:rPr>
          <w:b/>
          <w:bCs/>
          <w:i w:val="0"/>
          <w:iCs w:val="0"/>
          <w:color w:val="000000" w:themeColor="text1"/>
        </w:rPr>
        <w:noBreakHyphen/>
      </w:r>
      <w:r w:rsidR="00115334" w:rsidRPr="00052D2A">
        <w:rPr>
          <w:b/>
          <w:bCs/>
          <w:i w:val="0"/>
          <w:iCs w:val="0"/>
          <w:color w:val="000000" w:themeColor="text1"/>
        </w:rPr>
        <w:fldChar w:fldCharType="begin"/>
      </w:r>
      <w:r w:rsidRPr="00052D2A">
        <w:rPr>
          <w:b/>
          <w:bCs/>
          <w:i w:val="0"/>
          <w:iCs w:val="0"/>
          <w:color w:val="000000" w:themeColor="text1"/>
        </w:rPr>
        <w:instrText xml:space="preserve"> SEQ Table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1</w:t>
      </w:r>
      <w:r w:rsidR="00115334" w:rsidRPr="00052D2A">
        <w:rPr>
          <w:b/>
          <w:bCs/>
          <w:i w:val="0"/>
          <w:iCs w:val="0"/>
          <w:color w:val="000000" w:themeColor="text1"/>
        </w:rPr>
        <w:fldChar w:fldCharType="end"/>
      </w:r>
      <w:r w:rsidRPr="00052D2A">
        <w:rPr>
          <w:b/>
          <w:bCs/>
          <w:i w:val="0"/>
          <w:iCs w:val="0"/>
          <w:color w:val="000000" w:themeColor="text1"/>
        </w:rPr>
        <w:t xml:space="preserve"> Input image (Use Case Description)</w:t>
      </w:r>
      <w:bookmarkEnd w:id="65"/>
    </w:p>
    <w:tbl>
      <w:tblPr>
        <w:tblW w:w="0" w:type="auto"/>
        <w:tblInd w:w="152"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4A0" w:firstRow="1" w:lastRow="0" w:firstColumn="1" w:lastColumn="0" w:noHBand="0" w:noVBand="1"/>
      </w:tblPr>
      <w:tblGrid>
        <w:gridCol w:w="1695"/>
        <w:gridCol w:w="7021"/>
      </w:tblGrid>
      <w:tr w:rsidR="00501F29" w:rsidRPr="00052D2A">
        <w:trPr>
          <w:trHeight w:val="619"/>
        </w:trPr>
        <w:tc>
          <w:tcPr>
            <w:tcW w:w="1695"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Use-case name</w:t>
            </w:r>
          </w:p>
        </w:tc>
        <w:tc>
          <w:tcPr>
            <w:tcW w:w="7021"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Input image</w:t>
            </w:r>
          </w:p>
        </w:tc>
      </w:tr>
      <w:tr w:rsidR="00501F29" w:rsidRPr="00052D2A">
        <w:trPr>
          <w:trHeight w:val="609"/>
        </w:trPr>
        <w:tc>
          <w:tcPr>
            <w:tcW w:w="1695" w:type="dxa"/>
            <w:tcBorders>
              <w:top w:val="nil"/>
            </w:tcBorders>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Action</w:t>
            </w:r>
          </w:p>
        </w:tc>
        <w:tc>
          <w:tcPr>
            <w:tcW w:w="7021" w:type="dxa"/>
            <w:tcBorders>
              <w:top w:val="nil"/>
            </w:tcBorders>
            <w:shd w:val="clear" w:color="auto" w:fill="DEEAF6"/>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User</w:t>
            </w:r>
          </w:p>
        </w:tc>
      </w:tr>
      <w:tr w:rsidR="00501F29" w:rsidRPr="00052D2A">
        <w:trPr>
          <w:trHeight w:val="1814"/>
        </w:trPr>
        <w:tc>
          <w:tcPr>
            <w:tcW w:w="1695"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Description</w:t>
            </w:r>
          </w:p>
        </w:tc>
        <w:tc>
          <w:tcPr>
            <w:tcW w:w="7021" w:type="dxa"/>
          </w:tcPr>
          <w:p w:rsidR="00501F29" w:rsidRPr="00052D2A" w:rsidRDefault="000D2D7B">
            <w:pPr>
              <w:pStyle w:val="TableParagraph"/>
              <w:spacing w:line="360" w:lineRule="auto"/>
              <w:rPr>
                <w:rFonts w:ascii="Times New Roman" w:hAnsi="Times New Roman" w:cs="Times New Roman"/>
                <w:sz w:val="24"/>
                <w:szCs w:val="24"/>
              </w:rPr>
            </w:pPr>
            <w:r w:rsidRPr="00052D2A">
              <w:rPr>
                <w:rFonts w:ascii="Times New Roman" w:hAnsi="Times New Roman" w:cs="Times New Roman"/>
                <w:sz w:val="24"/>
                <w:szCs w:val="24"/>
              </w:rPr>
              <w:t>User will input image from system directory to application as initial step to use this application.</w:t>
            </w:r>
          </w:p>
        </w:tc>
      </w:tr>
      <w:tr w:rsidR="00501F29" w:rsidRPr="00052D2A">
        <w:trPr>
          <w:trHeight w:val="1209"/>
        </w:trPr>
        <w:tc>
          <w:tcPr>
            <w:tcW w:w="1695" w:type="dxa"/>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Pre-condition</w:t>
            </w:r>
          </w:p>
        </w:tc>
        <w:tc>
          <w:tcPr>
            <w:tcW w:w="7021" w:type="dxa"/>
            <w:shd w:val="clear" w:color="auto" w:fill="DEEAF6"/>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Images must be present in system directory.</w:t>
            </w:r>
          </w:p>
        </w:tc>
      </w:tr>
      <w:tr w:rsidR="00501F29" w:rsidRPr="00052D2A">
        <w:trPr>
          <w:trHeight w:val="1200"/>
        </w:trPr>
        <w:tc>
          <w:tcPr>
            <w:tcW w:w="1695"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Post-condition</w:t>
            </w:r>
          </w:p>
        </w:tc>
        <w:tc>
          <w:tcPr>
            <w:tcW w:w="7021" w:type="dxa"/>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After giving an input to a system, system must start pre-processing process.</w:t>
            </w:r>
          </w:p>
        </w:tc>
      </w:tr>
    </w:tbl>
    <w:p w:rsidR="00501F29" w:rsidRPr="00052D2A" w:rsidRDefault="00501F29">
      <w:pPr>
        <w:pStyle w:val="BodyText"/>
        <w:rPr>
          <w:b/>
        </w:rPr>
      </w:pPr>
    </w:p>
    <w:p w:rsidR="00501F29" w:rsidRPr="00052D2A" w:rsidRDefault="00501F29">
      <w:pPr>
        <w:pStyle w:val="BodyText"/>
        <w:spacing w:before="5"/>
        <w:rPr>
          <w:b/>
          <w:sz w:val="21"/>
        </w:rPr>
      </w:pPr>
    </w:p>
    <w:p w:rsidR="00501F29" w:rsidRPr="00052D2A" w:rsidRDefault="00501F29">
      <w:pPr>
        <w:pStyle w:val="Caption"/>
        <w:keepNext/>
        <w:rPr>
          <w:b/>
          <w:bCs/>
          <w:i w:val="0"/>
          <w:iCs w:val="0"/>
          <w:color w:val="000000" w:themeColor="text1"/>
        </w:rPr>
      </w:pPr>
      <w:bookmarkStart w:id="66" w:name="_bookmark20"/>
      <w:bookmarkEnd w:id="66"/>
    </w:p>
    <w:p w:rsidR="00501F29" w:rsidRPr="00052D2A" w:rsidRDefault="000D2D7B">
      <w:pPr>
        <w:pStyle w:val="Caption"/>
        <w:keepNext/>
        <w:jc w:val="center"/>
        <w:rPr>
          <w:b/>
          <w:bCs/>
          <w:i w:val="0"/>
          <w:iCs w:val="0"/>
          <w:color w:val="000000" w:themeColor="text1"/>
        </w:rPr>
      </w:pPr>
      <w:bookmarkStart w:id="67" w:name="_Toc67489452"/>
      <w:r w:rsidRPr="00052D2A">
        <w:rPr>
          <w:b/>
          <w:bCs/>
          <w:i w:val="0"/>
          <w:iCs w:val="0"/>
          <w:color w:val="000000" w:themeColor="text1"/>
        </w:rPr>
        <w:t>Table 3</w:t>
      </w:r>
      <w:r w:rsidRPr="00052D2A">
        <w:rPr>
          <w:b/>
          <w:bCs/>
          <w:i w:val="0"/>
          <w:iCs w:val="0"/>
          <w:color w:val="000000" w:themeColor="text1"/>
        </w:rPr>
        <w:noBreakHyphen/>
      </w:r>
      <w:r w:rsidR="00115334" w:rsidRPr="00052D2A">
        <w:rPr>
          <w:b/>
          <w:bCs/>
          <w:i w:val="0"/>
          <w:iCs w:val="0"/>
          <w:color w:val="000000" w:themeColor="text1"/>
        </w:rPr>
        <w:fldChar w:fldCharType="begin"/>
      </w:r>
      <w:r w:rsidRPr="00052D2A">
        <w:rPr>
          <w:b/>
          <w:bCs/>
          <w:i w:val="0"/>
          <w:iCs w:val="0"/>
          <w:color w:val="000000" w:themeColor="text1"/>
        </w:rPr>
        <w:instrText xml:space="preserve"> SEQ Table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2</w:t>
      </w:r>
      <w:r w:rsidR="00115334" w:rsidRPr="00052D2A">
        <w:rPr>
          <w:b/>
          <w:bCs/>
          <w:i w:val="0"/>
          <w:iCs w:val="0"/>
          <w:color w:val="000000" w:themeColor="text1"/>
        </w:rPr>
        <w:fldChar w:fldCharType="end"/>
      </w:r>
      <w:r w:rsidRPr="00052D2A">
        <w:rPr>
          <w:b/>
          <w:bCs/>
          <w:i w:val="0"/>
          <w:iCs w:val="0"/>
          <w:color w:val="000000" w:themeColor="text1"/>
        </w:rPr>
        <w:t xml:space="preserve"> Pre-Processing (Use Case Description)</w:t>
      </w:r>
      <w:bookmarkEnd w:id="67"/>
    </w:p>
    <w:tbl>
      <w:tblPr>
        <w:tblW w:w="0" w:type="auto"/>
        <w:tblInd w:w="152"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4A0" w:firstRow="1" w:lastRow="0" w:firstColumn="1" w:lastColumn="0" w:noHBand="0" w:noVBand="1"/>
      </w:tblPr>
      <w:tblGrid>
        <w:gridCol w:w="1695"/>
        <w:gridCol w:w="7088"/>
      </w:tblGrid>
      <w:tr w:rsidR="00501F29" w:rsidRPr="00052D2A">
        <w:trPr>
          <w:trHeight w:val="730"/>
        </w:trPr>
        <w:tc>
          <w:tcPr>
            <w:tcW w:w="1695"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Use-case name</w:t>
            </w:r>
          </w:p>
        </w:tc>
        <w:tc>
          <w:tcPr>
            <w:tcW w:w="7088"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Pre-Processing</w:t>
            </w:r>
          </w:p>
        </w:tc>
      </w:tr>
      <w:tr w:rsidR="00501F29" w:rsidRPr="00052D2A">
        <w:trPr>
          <w:trHeight w:val="729"/>
        </w:trPr>
        <w:tc>
          <w:tcPr>
            <w:tcW w:w="1695" w:type="dxa"/>
            <w:tcBorders>
              <w:top w:val="nil"/>
            </w:tcBorders>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Action</w:t>
            </w:r>
          </w:p>
        </w:tc>
        <w:tc>
          <w:tcPr>
            <w:tcW w:w="7088" w:type="dxa"/>
            <w:tcBorders>
              <w:top w:val="nil"/>
            </w:tcBorders>
            <w:shd w:val="clear" w:color="auto" w:fill="DEEAF6"/>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System</w:t>
            </w:r>
          </w:p>
        </w:tc>
      </w:tr>
      <w:tr w:rsidR="00501F29" w:rsidRPr="00052D2A">
        <w:trPr>
          <w:trHeight w:val="710"/>
        </w:trPr>
        <w:tc>
          <w:tcPr>
            <w:tcW w:w="1695"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Description</w:t>
            </w:r>
          </w:p>
        </w:tc>
        <w:tc>
          <w:tcPr>
            <w:tcW w:w="7088" w:type="dxa"/>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User will input image for pre-processing.</w:t>
            </w:r>
          </w:p>
        </w:tc>
      </w:tr>
      <w:tr w:rsidR="00501F29" w:rsidRPr="00052D2A">
        <w:trPr>
          <w:trHeight w:val="1435"/>
        </w:trPr>
        <w:tc>
          <w:tcPr>
            <w:tcW w:w="1695" w:type="dxa"/>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Pre-condition</w:t>
            </w:r>
          </w:p>
        </w:tc>
        <w:tc>
          <w:tcPr>
            <w:tcW w:w="7088" w:type="dxa"/>
            <w:shd w:val="clear" w:color="auto" w:fill="DEEAF6"/>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The User will upload MRI image from directory.</w:t>
            </w:r>
          </w:p>
        </w:tc>
      </w:tr>
      <w:tr w:rsidR="00501F29" w:rsidRPr="00052D2A">
        <w:trPr>
          <w:trHeight w:val="1437"/>
        </w:trPr>
        <w:tc>
          <w:tcPr>
            <w:tcW w:w="1695" w:type="dxa"/>
            <w:tcBorders>
              <w:bottom w:val="single" w:sz="6" w:space="0" w:color="9CC2E4"/>
            </w:tcBorders>
          </w:tcPr>
          <w:p w:rsidR="00501F29" w:rsidRPr="00052D2A" w:rsidRDefault="000D2D7B">
            <w:pPr>
              <w:pStyle w:val="TableParagraph"/>
              <w:spacing w:before="6"/>
              <w:rPr>
                <w:rFonts w:ascii="Times New Roman" w:hAnsi="Times New Roman" w:cs="Times New Roman"/>
                <w:b/>
                <w:sz w:val="24"/>
                <w:szCs w:val="24"/>
              </w:rPr>
            </w:pPr>
            <w:r w:rsidRPr="00052D2A">
              <w:rPr>
                <w:rFonts w:ascii="Times New Roman" w:hAnsi="Times New Roman" w:cs="Times New Roman"/>
                <w:b/>
                <w:sz w:val="24"/>
                <w:szCs w:val="24"/>
              </w:rPr>
              <w:t>Post-condition</w:t>
            </w:r>
          </w:p>
        </w:tc>
        <w:tc>
          <w:tcPr>
            <w:tcW w:w="7088" w:type="dxa"/>
            <w:tcBorders>
              <w:bottom w:val="single" w:sz="6" w:space="0" w:color="9CC2E4"/>
            </w:tcBorders>
          </w:tcPr>
          <w:p w:rsidR="00501F29" w:rsidRPr="00052D2A" w:rsidRDefault="000D2D7B">
            <w:pPr>
              <w:pStyle w:val="TableParagraph"/>
              <w:spacing w:before="6"/>
              <w:rPr>
                <w:rFonts w:ascii="Times New Roman" w:hAnsi="Times New Roman" w:cs="Times New Roman"/>
                <w:sz w:val="24"/>
                <w:szCs w:val="24"/>
              </w:rPr>
            </w:pPr>
            <w:r w:rsidRPr="00052D2A">
              <w:rPr>
                <w:rFonts w:ascii="Times New Roman" w:hAnsi="Times New Roman" w:cs="Times New Roman"/>
                <w:sz w:val="24"/>
                <w:szCs w:val="24"/>
              </w:rPr>
              <w:t>An input image must be preprocessed.</w:t>
            </w:r>
          </w:p>
        </w:tc>
      </w:tr>
    </w:tbl>
    <w:p w:rsidR="00501F29" w:rsidRPr="00052D2A" w:rsidRDefault="00501F29">
      <w:pPr>
        <w:sectPr w:rsidR="00501F29" w:rsidRPr="00052D2A">
          <w:pgSz w:w="11910" w:h="16840"/>
          <w:pgMar w:top="1340" w:right="1300" w:bottom="1060" w:left="1560" w:header="567" w:footer="870" w:gutter="0"/>
          <w:cols w:space="720"/>
          <w:docGrid w:linePitch="299"/>
        </w:sectPr>
      </w:pPr>
    </w:p>
    <w:p w:rsidR="00501F29" w:rsidRPr="00052D2A" w:rsidRDefault="00501F29">
      <w:pPr>
        <w:pStyle w:val="BodyText"/>
        <w:spacing w:before="5"/>
        <w:rPr>
          <w:b/>
          <w:sz w:val="20"/>
        </w:rPr>
      </w:pPr>
      <w:bookmarkStart w:id="68" w:name="_bookmark21"/>
      <w:bookmarkEnd w:id="68"/>
    </w:p>
    <w:p w:rsidR="00501F29" w:rsidRPr="00052D2A" w:rsidRDefault="00501F29">
      <w:pPr>
        <w:pStyle w:val="BodyText"/>
        <w:rPr>
          <w:b/>
        </w:rPr>
      </w:pPr>
    </w:p>
    <w:p w:rsidR="00501F29" w:rsidRPr="00052D2A" w:rsidRDefault="00501F29">
      <w:pPr>
        <w:pStyle w:val="Caption"/>
        <w:keepNext/>
        <w:rPr>
          <w:b/>
          <w:bCs/>
          <w:i w:val="0"/>
          <w:iCs w:val="0"/>
          <w:color w:val="000000" w:themeColor="text1"/>
        </w:rPr>
      </w:pPr>
      <w:bookmarkStart w:id="69" w:name="_bookmark22"/>
      <w:bookmarkEnd w:id="69"/>
    </w:p>
    <w:p w:rsidR="00501F29" w:rsidRPr="00052D2A" w:rsidRDefault="000D2D7B">
      <w:pPr>
        <w:pStyle w:val="Caption"/>
        <w:keepNext/>
        <w:jc w:val="center"/>
        <w:rPr>
          <w:b/>
          <w:bCs/>
          <w:i w:val="0"/>
          <w:iCs w:val="0"/>
          <w:color w:val="000000" w:themeColor="text1"/>
        </w:rPr>
      </w:pPr>
      <w:bookmarkStart w:id="70" w:name="_Toc67489453"/>
      <w:r w:rsidRPr="00052D2A">
        <w:rPr>
          <w:b/>
          <w:bCs/>
          <w:i w:val="0"/>
          <w:iCs w:val="0"/>
          <w:color w:val="000000" w:themeColor="text1"/>
        </w:rPr>
        <w:t>Table 3</w:t>
      </w:r>
      <w:r w:rsidRPr="00052D2A">
        <w:rPr>
          <w:b/>
          <w:bCs/>
          <w:i w:val="0"/>
          <w:iCs w:val="0"/>
          <w:color w:val="000000" w:themeColor="text1"/>
        </w:rPr>
        <w:noBreakHyphen/>
      </w:r>
      <w:r w:rsidR="00115334" w:rsidRPr="00052D2A">
        <w:rPr>
          <w:b/>
          <w:bCs/>
          <w:i w:val="0"/>
          <w:iCs w:val="0"/>
          <w:color w:val="000000" w:themeColor="text1"/>
        </w:rPr>
        <w:fldChar w:fldCharType="begin"/>
      </w:r>
      <w:r w:rsidRPr="00052D2A">
        <w:rPr>
          <w:b/>
          <w:bCs/>
          <w:i w:val="0"/>
          <w:iCs w:val="0"/>
          <w:color w:val="000000" w:themeColor="text1"/>
        </w:rPr>
        <w:instrText xml:space="preserve"> SEQ Table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3</w:t>
      </w:r>
      <w:r w:rsidR="00115334" w:rsidRPr="00052D2A">
        <w:rPr>
          <w:b/>
          <w:bCs/>
          <w:i w:val="0"/>
          <w:iCs w:val="0"/>
          <w:color w:val="000000" w:themeColor="text1"/>
        </w:rPr>
        <w:fldChar w:fldCharType="end"/>
      </w:r>
      <w:r w:rsidRPr="00052D2A">
        <w:rPr>
          <w:b/>
          <w:bCs/>
          <w:i w:val="0"/>
          <w:iCs w:val="0"/>
          <w:color w:val="000000" w:themeColor="text1"/>
        </w:rPr>
        <w:t xml:space="preserve"> Prediction (Use Case Description)</w:t>
      </w:r>
      <w:bookmarkEnd w:id="70"/>
    </w:p>
    <w:tbl>
      <w:tblPr>
        <w:tblW w:w="0" w:type="auto"/>
        <w:tblInd w:w="152"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4A0" w:firstRow="1" w:lastRow="0" w:firstColumn="1" w:lastColumn="0" w:noHBand="0" w:noVBand="1"/>
      </w:tblPr>
      <w:tblGrid>
        <w:gridCol w:w="1695"/>
        <w:gridCol w:w="7088"/>
      </w:tblGrid>
      <w:tr w:rsidR="00501F29" w:rsidRPr="00052D2A">
        <w:trPr>
          <w:trHeight w:val="748"/>
        </w:trPr>
        <w:tc>
          <w:tcPr>
            <w:tcW w:w="1695"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Use-case name</w:t>
            </w:r>
          </w:p>
        </w:tc>
        <w:tc>
          <w:tcPr>
            <w:tcW w:w="7088"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Prediction</w:t>
            </w:r>
          </w:p>
        </w:tc>
      </w:tr>
      <w:tr w:rsidR="00501F29" w:rsidRPr="00052D2A">
        <w:trPr>
          <w:trHeight w:val="749"/>
        </w:trPr>
        <w:tc>
          <w:tcPr>
            <w:tcW w:w="1695" w:type="dxa"/>
            <w:tcBorders>
              <w:top w:val="nil"/>
            </w:tcBorders>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Action</w:t>
            </w:r>
          </w:p>
        </w:tc>
        <w:tc>
          <w:tcPr>
            <w:tcW w:w="7088" w:type="dxa"/>
            <w:tcBorders>
              <w:top w:val="nil"/>
            </w:tcBorders>
            <w:shd w:val="clear" w:color="auto" w:fill="DEEAF6"/>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System</w:t>
            </w:r>
          </w:p>
        </w:tc>
      </w:tr>
      <w:tr w:rsidR="00501F29" w:rsidRPr="00052D2A">
        <w:trPr>
          <w:trHeight w:val="1477"/>
        </w:trPr>
        <w:tc>
          <w:tcPr>
            <w:tcW w:w="1695"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Description</w:t>
            </w:r>
          </w:p>
        </w:tc>
        <w:tc>
          <w:tcPr>
            <w:tcW w:w="7088" w:type="dxa"/>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A preprocessed image is sent for predicting the result.</w:t>
            </w:r>
          </w:p>
        </w:tc>
      </w:tr>
      <w:tr w:rsidR="00501F29" w:rsidRPr="00052D2A">
        <w:trPr>
          <w:trHeight w:val="1459"/>
        </w:trPr>
        <w:tc>
          <w:tcPr>
            <w:tcW w:w="1695" w:type="dxa"/>
            <w:shd w:val="clear" w:color="auto" w:fill="DEEAF6"/>
          </w:tcPr>
          <w:p w:rsidR="00501F29" w:rsidRPr="00052D2A" w:rsidRDefault="000D2D7B">
            <w:pPr>
              <w:pStyle w:val="TableParagraph"/>
              <w:spacing w:before="2"/>
              <w:rPr>
                <w:rFonts w:ascii="Times New Roman" w:hAnsi="Times New Roman" w:cs="Times New Roman"/>
                <w:b/>
                <w:sz w:val="24"/>
                <w:szCs w:val="24"/>
              </w:rPr>
            </w:pPr>
            <w:r w:rsidRPr="00052D2A">
              <w:rPr>
                <w:rFonts w:ascii="Times New Roman" w:hAnsi="Times New Roman" w:cs="Times New Roman"/>
                <w:b/>
                <w:sz w:val="24"/>
                <w:szCs w:val="24"/>
              </w:rPr>
              <w:t>Pre-condition</w:t>
            </w:r>
          </w:p>
        </w:tc>
        <w:tc>
          <w:tcPr>
            <w:tcW w:w="7088" w:type="dxa"/>
            <w:shd w:val="clear" w:color="auto" w:fill="DEEAF6"/>
          </w:tcPr>
          <w:p w:rsidR="00501F29" w:rsidRPr="00052D2A" w:rsidRDefault="000D2D7B">
            <w:pPr>
              <w:pStyle w:val="TableParagraph"/>
              <w:spacing w:before="2"/>
              <w:rPr>
                <w:rFonts w:ascii="Times New Roman" w:hAnsi="Times New Roman" w:cs="Times New Roman"/>
                <w:sz w:val="24"/>
                <w:szCs w:val="24"/>
              </w:rPr>
            </w:pPr>
            <w:r w:rsidRPr="00052D2A">
              <w:rPr>
                <w:rFonts w:ascii="Times New Roman" w:hAnsi="Times New Roman" w:cs="Times New Roman"/>
                <w:sz w:val="24"/>
                <w:szCs w:val="24"/>
              </w:rPr>
              <w:t>An image must be preprocessed.</w:t>
            </w:r>
          </w:p>
        </w:tc>
      </w:tr>
      <w:tr w:rsidR="00501F29" w:rsidRPr="00052D2A">
        <w:trPr>
          <w:trHeight w:val="1478"/>
        </w:trPr>
        <w:tc>
          <w:tcPr>
            <w:tcW w:w="1695"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Post-condition</w:t>
            </w:r>
          </w:p>
        </w:tc>
        <w:tc>
          <w:tcPr>
            <w:tcW w:w="7088" w:type="dxa"/>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After prediction, result is shown.</w:t>
            </w:r>
          </w:p>
        </w:tc>
      </w:tr>
    </w:tbl>
    <w:p w:rsidR="00501F29" w:rsidRPr="00052D2A" w:rsidRDefault="00501F29">
      <w:pPr>
        <w:sectPr w:rsidR="00501F29" w:rsidRPr="00052D2A">
          <w:pgSz w:w="11910" w:h="16840"/>
          <w:pgMar w:top="1320" w:right="1300" w:bottom="1060" w:left="1560" w:header="567" w:footer="870" w:gutter="0"/>
          <w:cols w:space="720"/>
          <w:docGrid w:linePitch="299"/>
        </w:sectPr>
      </w:pPr>
    </w:p>
    <w:p w:rsidR="00501F29" w:rsidRPr="00052D2A" w:rsidRDefault="00501F29">
      <w:pPr>
        <w:pStyle w:val="BodyText"/>
        <w:spacing w:before="5"/>
        <w:rPr>
          <w:b/>
          <w:sz w:val="20"/>
        </w:rPr>
      </w:pPr>
      <w:bookmarkStart w:id="71" w:name="_bookmark23"/>
      <w:bookmarkEnd w:id="71"/>
    </w:p>
    <w:p w:rsidR="00501F29" w:rsidRPr="00052D2A" w:rsidRDefault="00501F29">
      <w:pPr>
        <w:pStyle w:val="Caption"/>
        <w:keepNext/>
        <w:jc w:val="center"/>
        <w:rPr>
          <w:b/>
          <w:bCs/>
          <w:i w:val="0"/>
          <w:iCs w:val="0"/>
          <w:color w:val="000000" w:themeColor="text1"/>
        </w:rPr>
      </w:pPr>
    </w:p>
    <w:p w:rsidR="00501F29" w:rsidRPr="00052D2A" w:rsidRDefault="000D2D7B">
      <w:pPr>
        <w:pStyle w:val="Caption"/>
        <w:keepNext/>
        <w:jc w:val="center"/>
        <w:rPr>
          <w:b/>
          <w:bCs/>
          <w:i w:val="0"/>
          <w:iCs w:val="0"/>
          <w:color w:val="000000" w:themeColor="text1"/>
        </w:rPr>
      </w:pPr>
      <w:bookmarkStart w:id="72" w:name="_Toc67489454"/>
      <w:r w:rsidRPr="00052D2A">
        <w:rPr>
          <w:b/>
          <w:bCs/>
          <w:i w:val="0"/>
          <w:iCs w:val="0"/>
          <w:color w:val="000000" w:themeColor="text1"/>
        </w:rPr>
        <w:t>Table 3</w:t>
      </w:r>
      <w:r w:rsidRPr="00052D2A">
        <w:rPr>
          <w:b/>
          <w:bCs/>
          <w:i w:val="0"/>
          <w:iCs w:val="0"/>
          <w:color w:val="000000" w:themeColor="text1"/>
        </w:rPr>
        <w:noBreakHyphen/>
      </w:r>
      <w:r w:rsidR="00115334" w:rsidRPr="00052D2A">
        <w:rPr>
          <w:b/>
          <w:bCs/>
          <w:i w:val="0"/>
          <w:iCs w:val="0"/>
          <w:color w:val="000000" w:themeColor="text1"/>
        </w:rPr>
        <w:fldChar w:fldCharType="begin"/>
      </w:r>
      <w:r w:rsidRPr="00052D2A">
        <w:rPr>
          <w:b/>
          <w:bCs/>
          <w:i w:val="0"/>
          <w:iCs w:val="0"/>
          <w:color w:val="000000" w:themeColor="text1"/>
        </w:rPr>
        <w:instrText xml:space="preserve"> SEQ Table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4</w:t>
      </w:r>
      <w:r w:rsidR="00115334" w:rsidRPr="00052D2A">
        <w:rPr>
          <w:b/>
          <w:bCs/>
          <w:i w:val="0"/>
          <w:iCs w:val="0"/>
          <w:color w:val="000000" w:themeColor="text1"/>
        </w:rPr>
        <w:fldChar w:fldCharType="end"/>
      </w:r>
      <w:r w:rsidRPr="00052D2A">
        <w:rPr>
          <w:b/>
          <w:bCs/>
          <w:i w:val="0"/>
          <w:iCs w:val="0"/>
          <w:color w:val="000000" w:themeColor="text1"/>
        </w:rPr>
        <w:t xml:space="preserve"> Result (Use Case Description)</w:t>
      </w:r>
      <w:bookmarkEnd w:id="72"/>
    </w:p>
    <w:tbl>
      <w:tblPr>
        <w:tblW w:w="0" w:type="auto"/>
        <w:tblInd w:w="152"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4A0" w:firstRow="1" w:lastRow="0" w:firstColumn="1" w:lastColumn="0" w:noHBand="0" w:noVBand="1"/>
      </w:tblPr>
      <w:tblGrid>
        <w:gridCol w:w="1730"/>
        <w:gridCol w:w="7105"/>
      </w:tblGrid>
      <w:tr w:rsidR="00501F29" w:rsidRPr="00052D2A">
        <w:trPr>
          <w:trHeight w:val="507"/>
        </w:trPr>
        <w:tc>
          <w:tcPr>
            <w:tcW w:w="1730"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Use-case name</w:t>
            </w:r>
          </w:p>
        </w:tc>
        <w:tc>
          <w:tcPr>
            <w:tcW w:w="7105"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Result</w:t>
            </w:r>
          </w:p>
        </w:tc>
      </w:tr>
      <w:tr w:rsidR="00501F29" w:rsidRPr="00052D2A">
        <w:trPr>
          <w:trHeight w:val="502"/>
        </w:trPr>
        <w:tc>
          <w:tcPr>
            <w:tcW w:w="1730" w:type="dxa"/>
            <w:tcBorders>
              <w:top w:val="nil"/>
            </w:tcBorders>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Action</w:t>
            </w:r>
          </w:p>
        </w:tc>
        <w:tc>
          <w:tcPr>
            <w:tcW w:w="7105" w:type="dxa"/>
            <w:tcBorders>
              <w:top w:val="nil"/>
            </w:tcBorders>
            <w:shd w:val="clear" w:color="auto" w:fill="DEEAF6"/>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System</w:t>
            </w:r>
          </w:p>
        </w:tc>
      </w:tr>
      <w:tr w:rsidR="00501F29" w:rsidRPr="00052D2A">
        <w:trPr>
          <w:trHeight w:val="1134"/>
        </w:trPr>
        <w:tc>
          <w:tcPr>
            <w:tcW w:w="1730"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Description</w:t>
            </w:r>
          </w:p>
        </w:tc>
        <w:tc>
          <w:tcPr>
            <w:tcW w:w="7105" w:type="dxa"/>
          </w:tcPr>
          <w:p w:rsidR="00501F29" w:rsidRPr="00052D2A" w:rsidRDefault="000D2D7B">
            <w:pPr>
              <w:pStyle w:val="TableParagraph"/>
              <w:spacing w:line="360" w:lineRule="auto"/>
              <w:rPr>
                <w:rFonts w:ascii="Times New Roman" w:hAnsi="Times New Roman" w:cs="Times New Roman"/>
                <w:sz w:val="24"/>
                <w:szCs w:val="24"/>
              </w:rPr>
            </w:pPr>
            <w:r w:rsidRPr="00052D2A">
              <w:rPr>
                <w:rFonts w:ascii="Times New Roman" w:hAnsi="Times New Roman" w:cs="Times New Roman"/>
                <w:sz w:val="24"/>
                <w:szCs w:val="24"/>
              </w:rPr>
              <w:t>Image label will be predicted.</w:t>
            </w:r>
          </w:p>
        </w:tc>
      </w:tr>
      <w:tr w:rsidR="00501F29" w:rsidRPr="00052D2A">
        <w:trPr>
          <w:trHeight w:val="491"/>
        </w:trPr>
        <w:tc>
          <w:tcPr>
            <w:tcW w:w="1730" w:type="dxa"/>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Pre-condition</w:t>
            </w:r>
          </w:p>
        </w:tc>
        <w:tc>
          <w:tcPr>
            <w:tcW w:w="7105" w:type="dxa"/>
            <w:shd w:val="clear" w:color="auto" w:fill="DEEAF6"/>
          </w:tcPr>
          <w:p w:rsidR="00501F29" w:rsidRPr="00052D2A" w:rsidRDefault="000D2D7B">
            <w:pPr>
              <w:pStyle w:val="TableParagraph"/>
              <w:rPr>
                <w:rFonts w:ascii="Times New Roman" w:hAnsi="Times New Roman" w:cs="Times New Roman"/>
                <w:sz w:val="24"/>
                <w:szCs w:val="24"/>
              </w:rPr>
            </w:pPr>
            <w:r w:rsidRPr="00052D2A">
              <w:rPr>
                <w:rFonts w:ascii="Times New Roman" w:hAnsi="Times New Roman" w:cs="Times New Roman"/>
                <w:sz w:val="24"/>
                <w:szCs w:val="24"/>
              </w:rPr>
              <w:t>Image prediction has been done</w:t>
            </w:r>
          </w:p>
        </w:tc>
      </w:tr>
      <w:tr w:rsidR="00501F29" w:rsidRPr="00052D2A">
        <w:trPr>
          <w:trHeight w:val="385"/>
        </w:trPr>
        <w:tc>
          <w:tcPr>
            <w:tcW w:w="1730"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Post-condition</w:t>
            </w:r>
          </w:p>
        </w:tc>
        <w:tc>
          <w:tcPr>
            <w:tcW w:w="7105" w:type="dxa"/>
          </w:tcPr>
          <w:p w:rsidR="00501F29" w:rsidRPr="00052D2A" w:rsidRDefault="000D2D7B">
            <w:pPr>
              <w:pStyle w:val="TableParagraph"/>
              <w:spacing w:line="360" w:lineRule="auto"/>
              <w:rPr>
                <w:rFonts w:ascii="Times New Roman" w:hAnsi="Times New Roman" w:cs="Times New Roman"/>
                <w:sz w:val="24"/>
                <w:szCs w:val="24"/>
              </w:rPr>
            </w:pPr>
            <w:r w:rsidRPr="00052D2A">
              <w:rPr>
                <w:rFonts w:ascii="Times New Roman" w:hAnsi="Times New Roman" w:cs="Times New Roman"/>
                <w:sz w:val="24"/>
                <w:szCs w:val="24"/>
              </w:rPr>
              <w:t>Respond back to user.</w:t>
            </w:r>
          </w:p>
        </w:tc>
      </w:tr>
    </w:tbl>
    <w:p w:rsidR="00501F29" w:rsidRPr="00052D2A" w:rsidRDefault="00501F29">
      <w:pPr>
        <w:pStyle w:val="BodyText"/>
        <w:rPr>
          <w:b/>
        </w:rPr>
      </w:pPr>
    </w:p>
    <w:p w:rsidR="00501F29" w:rsidRPr="00052D2A" w:rsidRDefault="00501F29">
      <w:pPr>
        <w:pStyle w:val="BodyText"/>
        <w:spacing w:before="7"/>
        <w:rPr>
          <w:b/>
          <w:sz w:val="31"/>
        </w:rPr>
      </w:pPr>
    </w:p>
    <w:p w:rsidR="00501F29" w:rsidRPr="00052D2A" w:rsidRDefault="000D2D7B">
      <w:pPr>
        <w:pStyle w:val="Heading2"/>
        <w:rPr>
          <w:sz w:val="28"/>
          <w:szCs w:val="28"/>
        </w:rPr>
      </w:pPr>
      <w:bookmarkStart w:id="73" w:name="_Toc73242374"/>
      <w:r w:rsidRPr="00052D2A">
        <w:rPr>
          <w:sz w:val="28"/>
          <w:szCs w:val="28"/>
        </w:rPr>
        <w:t>3.3 Functional</w:t>
      </w:r>
      <w:r w:rsidR="0062244D">
        <w:rPr>
          <w:sz w:val="28"/>
          <w:szCs w:val="28"/>
        </w:rPr>
        <w:t xml:space="preserve"> </w:t>
      </w:r>
      <w:r w:rsidRPr="00052D2A">
        <w:rPr>
          <w:sz w:val="28"/>
          <w:szCs w:val="28"/>
        </w:rPr>
        <w:t>Requirements</w:t>
      </w:r>
      <w:bookmarkEnd w:id="73"/>
    </w:p>
    <w:p w:rsidR="00501F29" w:rsidRPr="00052D2A" w:rsidRDefault="000D2D7B">
      <w:pPr>
        <w:pStyle w:val="BodyText"/>
        <w:spacing w:before="229" w:line="480" w:lineRule="auto"/>
        <w:ind w:left="140" w:right="392"/>
        <w:jc w:val="both"/>
        <w:rPr>
          <w:sz w:val="24"/>
          <w:szCs w:val="24"/>
        </w:rPr>
      </w:pPr>
      <w:r w:rsidRPr="00052D2A">
        <w:rPr>
          <w:sz w:val="24"/>
          <w:szCs w:val="24"/>
        </w:rPr>
        <w:t>Functional requirement describes the predictable behavior of the framework. These are main framework</w:t>
      </w:r>
      <w:r w:rsidR="0062244D">
        <w:rPr>
          <w:sz w:val="24"/>
          <w:szCs w:val="24"/>
        </w:rPr>
        <w:t xml:space="preserve"> </w:t>
      </w:r>
      <w:r w:rsidRPr="00052D2A">
        <w:rPr>
          <w:sz w:val="24"/>
          <w:szCs w:val="24"/>
        </w:rPr>
        <w:t>requirement</w:t>
      </w:r>
      <w:r w:rsidR="0062244D">
        <w:rPr>
          <w:sz w:val="24"/>
          <w:szCs w:val="24"/>
        </w:rPr>
        <w:t xml:space="preserve"> </w:t>
      </w:r>
      <w:r w:rsidRPr="00052D2A">
        <w:rPr>
          <w:sz w:val="24"/>
          <w:szCs w:val="24"/>
        </w:rPr>
        <w:t>and</w:t>
      </w:r>
      <w:r w:rsidR="0062244D">
        <w:rPr>
          <w:sz w:val="24"/>
          <w:szCs w:val="24"/>
        </w:rPr>
        <w:t xml:space="preserve"> </w:t>
      </w:r>
      <w:r w:rsidRPr="00052D2A">
        <w:rPr>
          <w:sz w:val="24"/>
          <w:szCs w:val="24"/>
        </w:rPr>
        <w:t>without</w:t>
      </w:r>
      <w:r w:rsidR="0062244D">
        <w:rPr>
          <w:sz w:val="24"/>
          <w:szCs w:val="24"/>
        </w:rPr>
        <w:t xml:space="preserve"> </w:t>
      </w:r>
      <w:r w:rsidRPr="00052D2A">
        <w:rPr>
          <w:sz w:val="24"/>
          <w:szCs w:val="24"/>
        </w:rPr>
        <w:t>applying</w:t>
      </w:r>
      <w:r w:rsidR="0062244D">
        <w:rPr>
          <w:sz w:val="24"/>
          <w:szCs w:val="24"/>
        </w:rPr>
        <w:t xml:space="preserve"> </w:t>
      </w:r>
      <w:r w:rsidRPr="00052D2A">
        <w:rPr>
          <w:sz w:val="24"/>
          <w:szCs w:val="24"/>
        </w:rPr>
        <w:t>any</w:t>
      </w:r>
      <w:r w:rsidR="0062244D">
        <w:rPr>
          <w:sz w:val="24"/>
          <w:szCs w:val="24"/>
        </w:rPr>
        <w:t xml:space="preserve"> </w:t>
      </w:r>
      <w:r w:rsidRPr="00052D2A">
        <w:rPr>
          <w:sz w:val="24"/>
          <w:szCs w:val="24"/>
        </w:rPr>
        <w:t>of</w:t>
      </w:r>
      <w:r w:rsidR="0062244D">
        <w:rPr>
          <w:sz w:val="24"/>
          <w:szCs w:val="24"/>
        </w:rPr>
        <w:t xml:space="preserve"> </w:t>
      </w:r>
      <w:r w:rsidRPr="00052D2A">
        <w:rPr>
          <w:sz w:val="24"/>
          <w:szCs w:val="24"/>
        </w:rPr>
        <w:t>these</w:t>
      </w:r>
      <w:r w:rsidR="0062244D">
        <w:rPr>
          <w:sz w:val="24"/>
          <w:szCs w:val="24"/>
        </w:rPr>
        <w:t xml:space="preserve"> </w:t>
      </w:r>
      <w:r w:rsidRPr="00052D2A">
        <w:rPr>
          <w:sz w:val="24"/>
          <w:szCs w:val="24"/>
        </w:rPr>
        <w:t>requirements</w:t>
      </w:r>
      <w:r w:rsidR="0062244D">
        <w:rPr>
          <w:sz w:val="24"/>
          <w:szCs w:val="24"/>
        </w:rPr>
        <w:t xml:space="preserve"> </w:t>
      </w:r>
      <w:r w:rsidRPr="00052D2A">
        <w:rPr>
          <w:sz w:val="24"/>
          <w:szCs w:val="24"/>
        </w:rPr>
        <w:t>the</w:t>
      </w:r>
      <w:r w:rsidR="0062244D">
        <w:rPr>
          <w:sz w:val="24"/>
          <w:szCs w:val="24"/>
        </w:rPr>
        <w:t xml:space="preserve"> </w:t>
      </w:r>
      <w:r w:rsidRPr="00052D2A">
        <w:rPr>
          <w:sz w:val="24"/>
          <w:szCs w:val="24"/>
        </w:rPr>
        <w:t>framework</w:t>
      </w:r>
      <w:r w:rsidR="0062244D">
        <w:rPr>
          <w:sz w:val="24"/>
          <w:szCs w:val="24"/>
        </w:rPr>
        <w:t xml:space="preserve"> </w:t>
      </w:r>
      <w:r w:rsidRPr="00052D2A">
        <w:rPr>
          <w:sz w:val="24"/>
          <w:szCs w:val="24"/>
        </w:rPr>
        <w:t>should</w:t>
      </w:r>
      <w:r w:rsidR="0062244D">
        <w:rPr>
          <w:sz w:val="24"/>
          <w:szCs w:val="24"/>
        </w:rPr>
        <w:t xml:space="preserve"> </w:t>
      </w:r>
      <w:r w:rsidRPr="00052D2A">
        <w:rPr>
          <w:sz w:val="24"/>
          <w:szCs w:val="24"/>
        </w:rPr>
        <w:t>be fragmented.</w:t>
      </w:r>
    </w:p>
    <w:p w:rsidR="00501F29" w:rsidRPr="00052D2A" w:rsidRDefault="000D2D7B">
      <w:pPr>
        <w:pStyle w:val="ListParagraph"/>
        <w:numPr>
          <w:ilvl w:val="0"/>
          <w:numId w:val="5"/>
        </w:numPr>
        <w:tabs>
          <w:tab w:val="left" w:pos="860"/>
          <w:tab w:val="left" w:pos="861"/>
        </w:tabs>
        <w:spacing w:line="480" w:lineRule="auto"/>
        <w:ind w:hanging="361"/>
        <w:rPr>
          <w:sz w:val="24"/>
          <w:szCs w:val="24"/>
        </w:rPr>
      </w:pPr>
      <w:r w:rsidRPr="00052D2A">
        <w:rPr>
          <w:sz w:val="24"/>
          <w:szCs w:val="24"/>
        </w:rPr>
        <w:t>The system will take the input image.</w:t>
      </w:r>
    </w:p>
    <w:p w:rsidR="00501F29" w:rsidRPr="00052D2A" w:rsidRDefault="000D2D7B">
      <w:pPr>
        <w:pStyle w:val="ListParagraph"/>
        <w:numPr>
          <w:ilvl w:val="0"/>
          <w:numId w:val="5"/>
        </w:numPr>
        <w:tabs>
          <w:tab w:val="left" w:pos="860"/>
          <w:tab w:val="left" w:pos="861"/>
        </w:tabs>
        <w:spacing w:before="125" w:line="480" w:lineRule="auto"/>
        <w:ind w:hanging="361"/>
        <w:rPr>
          <w:sz w:val="24"/>
          <w:szCs w:val="24"/>
        </w:rPr>
      </w:pPr>
      <w:r w:rsidRPr="00052D2A">
        <w:rPr>
          <w:sz w:val="24"/>
          <w:szCs w:val="24"/>
        </w:rPr>
        <w:t>An input image is gone for preprocessing.</w:t>
      </w:r>
    </w:p>
    <w:p w:rsidR="00501F29" w:rsidRPr="00052D2A" w:rsidRDefault="000D2D7B">
      <w:pPr>
        <w:pStyle w:val="ListParagraph"/>
        <w:numPr>
          <w:ilvl w:val="0"/>
          <w:numId w:val="5"/>
        </w:numPr>
        <w:tabs>
          <w:tab w:val="left" w:pos="860"/>
          <w:tab w:val="left" w:pos="861"/>
        </w:tabs>
        <w:spacing w:before="125" w:line="480" w:lineRule="auto"/>
        <w:ind w:hanging="361"/>
        <w:rPr>
          <w:sz w:val="24"/>
          <w:szCs w:val="24"/>
        </w:rPr>
      </w:pPr>
      <w:r w:rsidRPr="00052D2A">
        <w:rPr>
          <w:sz w:val="24"/>
          <w:szCs w:val="24"/>
        </w:rPr>
        <w:t>A pre-processed image is gone for predicting the result.</w:t>
      </w:r>
    </w:p>
    <w:p w:rsidR="00501F29" w:rsidRPr="00052D2A" w:rsidRDefault="00501F29">
      <w:pPr>
        <w:tabs>
          <w:tab w:val="left" w:pos="860"/>
          <w:tab w:val="left" w:pos="861"/>
        </w:tabs>
        <w:spacing w:before="125"/>
      </w:pPr>
    </w:p>
    <w:p w:rsidR="00501F29" w:rsidRPr="00052D2A" w:rsidRDefault="000D2D7B">
      <w:pPr>
        <w:pStyle w:val="Heading2"/>
        <w:rPr>
          <w:sz w:val="28"/>
          <w:szCs w:val="28"/>
        </w:rPr>
      </w:pPr>
      <w:bookmarkStart w:id="74" w:name="_Toc73242375"/>
      <w:r w:rsidRPr="00052D2A">
        <w:rPr>
          <w:sz w:val="28"/>
          <w:szCs w:val="28"/>
        </w:rPr>
        <w:t>3.3.1    Input Image</w:t>
      </w:r>
      <w:bookmarkEnd w:id="74"/>
    </w:p>
    <w:p w:rsidR="00501F29" w:rsidRPr="00052D2A" w:rsidRDefault="000D2D7B">
      <w:pPr>
        <w:pStyle w:val="Caption"/>
        <w:keepNext/>
        <w:jc w:val="center"/>
        <w:rPr>
          <w:b/>
          <w:bCs/>
          <w:i w:val="0"/>
          <w:iCs w:val="0"/>
          <w:color w:val="000000" w:themeColor="text1"/>
        </w:rPr>
      </w:pPr>
      <w:bookmarkStart w:id="75" w:name="_Toc67489455"/>
      <w:r w:rsidRPr="00052D2A">
        <w:rPr>
          <w:b/>
          <w:bCs/>
          <w:i w:val="0"/>
          <w:iCs w:val="0"/>
          <w:color w:val="000000" w:themeColor="text1"/>
        </w:rPr>
        <w:t>Table 3</w:t>
      </w:r>
      <w:r w:rsidRPr="00052D2A">
        <w:rPr>
          <w:b/>
          <w:bCs/>
          <w:i w:val="0"/>
          <w:iCs w:val="0"/>
          <w:color w:val="000000" w:themeColor="text1"/>
        </w:rPr>
        <w:noBreakHyphen/>
      </w:r>
      <w:r w:rsidR="00115334" w:rsidRPr="00052D2A">
        <w:rPr>
          <w:b/>
          <w:bCs/>
          <w:i w:val="0"/>
          <w:iCs w:val="0"/>
          <w:color w:val="000000" w:themeColor="text1"/>
        </w:rPr>
        <w:fldChar w:fldCharType="begin"/>
      </w:r>
      <w:r w:rsidRPr="00052D2A">
        <w:rPr>
          <w:b/>
          <w:bCs/>
          <w:i w:val="0"/>
          <w:iCs w:val="0"/>
          <w:color w:val="000000" w:themeColor="text1"/>
        </w:rPr>
        <w:instrText xml:space="preserve"> SEQ Table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5</w:t>
      </w:r>
      <w:r w:rsidR="00115334" w:rsidRPr="00052D2A">
        <w:rPr>
          <w:b/>
          <w:bCs/>
          <w:i w:val="0"/>
          <w:iCs w:val="0"/>
          <w:color w:val="000000" w:themeColor="text1"/>
        </w:rPr>
        <w:fldChar w:fldCharType="end"/>
      </w:r>
      <w:r w:rsidRPr="00052D2A">
        <w:rPr>
          <w:b/>
          <w:bCs/>
          <w:i w:val="0"/>
          <w:iCs w:val="0"/>
          <w:color w:val="000000" w:themeColor="text1"/>
        </w:rPr>
        <w:t xml:space="preserve"> FR-1 Input Image</w:t>
      </w:r>
      <w:bookmarkEnd w:id="75"/>
    </w:p>
    <w:tbl>
      <w:tblPr>
        <w:tblStyle w:val="GridTable4-Accent11"/>
        <w:tblW w:w="0" w:type="auto"/>
        <w:tblLook w:val="04A0" w:firstRow="1" w:lastRow="0" w:firstColumn="1" w:lastColumn="0" w:noHBand="0" w:noVBand="1"/>
      </w:tblPr>
      <w:tblGrid>
        <w:gridCol w:w="4583"/>
        <w:gridCol w:w="4457"/>
      </w:tblGrid>
      <w:tr w:rsidR="00501F29" w:rsidRPr="00052D2A" w:rsidTr="00501F29">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4583" w:type="dxa"/>
          </w:tcPr>
          <w:p w:rsidR="00501F29" w:rsidRPr="00052D2A" w:rsidRDefault="000D2D7B">
            <w:pPr>
              <w:pStyle w:val="ListParagraph"/>
              <w:ind w:left="1350"/>
              <w:rPr>
                <w:b w:val="0"/>
                <w:bCs w:val="0"/>
                <w:sz w:val="24"/>
                <w:szCs w:val="24"/>
              </w:rPr>
            </w:pPr>
            <w:r w:rsidRPr="00052D2A">
              <w:rPr>
                <w:sz w:val="24"/>
                <w:szCs w:val="24"/>
              </w:rPr>
              <w:t>Identifier</w:t>
            </w:r>
          </w:p>
        </w:tc>
        <w:tc>
          <w:tcPr>
            <w:tcW w:w="4457" w:type="dxa"/>
          </w:tcPr>
          <w:p w:rsidR="00501F29" w:rsidRPr="00052D2A" w:rsidRDefault="000D2D7B">
            <w:pPr>
              <w:pStyle w:val="ListParagraph"/>
              <w:ind w:left="1350"/>
              <w:cnfStyle w:val="100000000000" w:firstRow="1" w:lastRow="0" w:firstColumn="0" w:lastColumn="0" w:oddVBand="0" w:evenVBand="0" w:oddHBand="0" w:evenHBand="0" w:firstRowFirstColumn="0" w:firstRowLastColumn="0" w:lastRowFirstColumn="0" w:lastRowLastColumn="0"/>
              <w:rPr>
                <w:b w:val="0"/>
                <w:bCs w:val="0"/>
                <w:sz w:val="24"/>
                <w:szCs w:val="24"/>
              </w:rPr>
            </w:pPr>
            <w:r w:rsidRPr="00052D2A">
              <w:rPr>
                <w:sz w:val="24"/>
                <w:szCs w:val="24"/>
              </w:rPr>
              <w:t>FR-1</w:t>
            </w:r>
          </w:p>
        </w:tc>
      </w:tr>
      <w:tr w:rsidR="00501F29" w:rsidRPr="00052D2A" w:rsidTr="00501F29">
        <w:trPr>
          <w:trHeight w:val="763"/>
        </w:trPr>
        <w:tc>
          <w:tcPr>
            <w:cnfStyle w:val="001000000000" w:firstRow="0" w:lastRow="0" w:firstColumn="1" w:lastColumn="0" w:oddVBand="0" w:evenVBand="0" w:oddHBand="0" w:evenHBand="0" w:firstRowFirstColumn="0" w:firstRowLastColumn="0" w:lastRowFirstColumn="0" w:lastRowLastColumn="0"/>
            <w:tcW w:w="4583" w:type="dxa"/>
            <w:shd w:val="clear" w:color="auto" w:fill="DBE5F1" w:themeFill="accent1" w:themeFillTint="33"/>
          </w:tcPr>
          <w:p w:rsidR="00501F29" w:rsidRPr="00052D2A" w:rsidRDefault="000D2D7B">
            <w:pPr>
              <w:pStyle w:val="ListParagraph"/>
              <w:ind w:left="1350"/>
              <w:rPr>
                <w:b w:val="0"/>
                <w:bCs w:val="0"/>
                <w:sz w:val="24"/>
                <w:szCs w:val="24"/>
              </w:rPr>
            </w:pPr>
            <w:r w:rsidRPr="00052D2A">
              <w:rPr>
                <w:sz w:val="24"/>
                <w:szCs w:val="24"/>
              </w:rPr>
              <w:t>Title</w:t>
            </w:r>
          </w:p>
        </w:tc>
        <w:tc>
          <w:tcPr>
            <w:tcW w:w="4457" w:type="dxa"/>
            <w:shd w:val="clear" w:color="auto" w:fill="DBE5F1" w:themeFill="accent1" w:themeFillTint="33"/>
          </w:tcPr>
          <w:p w:rsidR="00501F29" w:rsidRPr="00052D2A" w:rsidRDefault="000D2D7B">
            <w:pPr>
              <w:pStyle w:val="ListParagraph"/>
              <w:ind w:left="1350"/>
              <w:cnfStyle w:val="000000000000" w:firstRow="0" w:lastRow="0" w:firstColumn="0" w:lastColumn="0" w:oddVBand="0" w:evenVBand="0" w:oddHBand="0" w:evenHBand="0" w:firstRowFirstColumn="0" w:firstRowLastColumn="0" w:lastRowFirstColumn="0" w:lastRowLastColumn="0"/>
              <w:rPr>
                <w:sz w:val="24"/>
                <w:szCs w:val="24"/>
              </w:rPr>
            </w:pPr>
            <w:r w:rsidRPr="00052D2A">
              <w:rPr>
                <w:sz w:val="24"/>
                <w:szCs w:val="24"/>
              </w:rPr>
              <w:t>Input image</w:t>
            </w:r>
          </w:p>
        </w:tc>
      </w:tr>
      <w:tr w:rsidR="00501F29" w:rsidRPr="00052D2A" w:rsidTr="00501F29">
        <w:trPr>
          <w:trHeight w:val="787"/>
        </w:trPr>
        <w:tc>
          <w:tcPr>
            <w:cnfStyle w:val="001000000000" w:firstRow="0" w:lastRow="0" w:firstColumn="1" w:lastColumn="0" w:oddVBand="0" w:evenVBand="0" w:oddHBand="0" w:evenHBand="0" w:firstRowFirstColumn="0" w:firstRowLastColumn="0" w:lastRowFirstColumn="0" w:lastRowLastColumn="0"/>
            <w:tcW w:w="4583" w:type="dxa"/>
          </w:tcPr>
          <w:p w:rsidR="00501F29" w:rsidRPr="00052D2A" w:rsidRDefault="000D2D7B">
            <w:pPr>
              <w:pStyle w:val="ListParagraph"/>
              <w:ind w:left="1350"/>
              <w:rPr>
                <w:b w:val="0"/>
                <w:bCs w:val="0"/>
                <w:sz w:val="24"/>
                <w:szCs w:val="24"/>
              </w:rPr>
            </w:pPr>
            <w:r w:rsidRPr="00052D2A">
              <w:rPr>
                <w:sz w:val="24"/>
                <w:szCs w:val="24"/>
              </w:rPr>
              <w:t>Requirements</w:t>
            </w:r>
          </w:p>
        </w:tc>
        <w:tc>
          <w:tcPr>
            <w:tcW w:w="4457" w:type="dxa"/>
          </w:tcPr>
          <w:p w:rsidR="00501F29" w:rsidRPr="00052D2A" w:rsidRDefault="000D2D7B">
            <w:pPr>
              <w:pStyle w:val="ListParagraph"/>
              <w:ind w:left="1350"/>
              <w:cnfStyle w:val="000000000000" w:firstRow="0" w:lastRow="0" w:firstColumn="0" w:lastColumn="0" w:oddVBand="0" w:evenVBand="0" w:oddHBand="0" w:evenHBand="0" w:firstRowFirstColumn="0" w:firstRowLastColumn="0" w:lastRowFirstColumn="0" w:lastRowLastColumn="0"/>
              <w:rPr>
                <w:sz w:val="24"/>
                <w:szCs w:val="24"/>
              </w:rPr>
            </w:pPr>
            <w:r w:rsidRPr="00052D2A">
              <w:rPr>
                <w:sz w:val="24"/>
                <w:szCs w:val="24"/>
              </w:rPr>
              <w:t>The system take image</w:t>
            </w:r>
          </w:p>
        </w:tc>
      </w:tr>
      <w:tr w:rsidR="00501F29" w:rsidRPr="00052D2A" w:rsidTr="00501F29">
        <w:trPr>
          <w:trHeight w:val="787"/>
        </w:trPr>
        <w:tc>
          <w:tcPr>
            <w:cnfStyle w:val="001000000000" w:firstRow="0" w:lastRow="0" w:firstColumn="1" w:lastColumn="0" w:oddVBand="0" w:evenVBand="0" w:oddHBand="0" w:evenHBand="0" w:firstRowFirstColumn="0" w:firstRowLastColumn="0" w:lastRowFirstColumn="0" w:lastRowLastColumn="0"/>
            <w:tcW w:w="4583" w:type="dxa"/>
            <w:shd w:val="clear" w:color="auto" w:fill="DBE5F1" w:themeFill="accent1" w:themeFillTint="33"/>
          </w:tcPr>
          <w:p w:rsidR="00501F29" w:rsidRPr="00052D2A" w:rsidRDefault="000D2D7B">
            <w:pPr>
              <w:pStyle w:val="ListParagraph"/>
              <w:ind w:left="1350"/>
              <w:rPr>
                <w:b w:val="0"/>
                <w:bCs w:val="0"/>
                <w:sz w:val="24"/>
                <w:szCs w:val="24"/>
              </w:rPr>
            </w:pPr>
            <w:r w:rsidRPr="00052D2A">
              <w:rPr>
                <w:sz w:val="24"/>
                <w:szCs w:val="24"/>
              </w:rPr>
              <w:t>Dependencies</w:t>
            </w:r>
          </w:p>
        </w:tc>
        <w:tc>
          <w:tcPr>
            <w:tcW w:w="4457" w:type="dxa"/>
            <w:shd w:val="clear" w:color="auto" w:fill="DBE5F1" w:themeFill="accent1" w:themeFillTint="33"/>
          </w:tcPr>
          <w:p w:rsidR="00501F29" w:rsidRPr="00052D2A" w:rsidRDefault="000D2D7B">
            <w:pPr>
              <w:pStyle w:val="ListParagraph"/>
              <w:ind w:left="1350"/>
              <w:cnfStyle w:val="000000000000" w:firstRow="0" w:lastRow="0" w:firstColumn="0" w:lastColumn="0" w:oddVBand="0" w:evenVBand="0" w:oddHBand="0" w:evenHBand="0" w:firstRowFirstColumn="0" w:firstRowLastColumn="0" w:lastRowFirstColumn="0" w:lastRowLastColumn="0"/>
              <w:rPr>
                <w:sz w:val="24"/>
                <w:szCs w:val="24"/>
              </w:rPr>
            </w:pPr>
            <w:r w:rsidRPr="00052D2A">
              <w:rPr>
                <w:sz w:val="24"/>
                <w:szCs w:val="24"/>
              </w:rPr>
              <w:t>None</w:t>
            </w:r>
          </w:p>
        </w:tc>
      </w:tr>
    </w:tbl>
    <w:p w:rsidR="00501F29" w:rsidRPr="00052D2A" w:rsidRDefault="00501F29">
      <w:pPr>
        <w:pStyle w:val="BodyText"/>
        <w:spacing w:before="3"/>
        <w:rPr>
          <w:sz w:val="32"/>
        </w:rPr>
      </w:pPr>
    </w:p>
    <w:p w:rsidR="00501F29" w:rsidRPr="00052D2A" w:rsidRDefault="000D2D7B">
      <w:pPr>
        <w:pStyle w:val="Heading2"/>
        <w:rPr>
          <w:sz w:val="28"/>
          <w:szCs w:val="28"/>
        </w:rPr>
      </w:pPr>
      <w:bookmarkStart w:id="76" w:name="_Toc73242376"/>
      <w:r w:rsidRPr="00052D2A">
        <w:rPr>
          <w:sz w:val="28"/>
          <w:szCs w:val="28"/>
        </w:rPr>
        <w:t>3.3.2 Pre-processing and</w:t>
      </w:r>
      <w:r w:rsidR="0062244D">
        <w:rPr>
          <w:sz w:val="28"/>
          <w:szCs w:val="28"/>
        </w:rPr>
        <w:t xml:space="preserve"> </w:t>
      </w:r>
      <w:r w:rsidRPr="00052D2A">
        <w:rPr>
          <w:sz w:val="28"/>
          <w:szCs w:val="28"/>
        </w:rPr>
        <w:t>Enhancement</w:t>
      </w:r>
      <w:bookmarkEnd w:id="76"/>
    </w:p>
    <w:p w:rsidR="00501F29" w:rsidRPr="00052D2A" w:rsidRDefault="000D2D7B">
      <w:pPr>
        <w:pStyle w:val="BodyText"/>
        <w:spacing w:before="209" w:line="480" w:lineRule="auto"/>
        <w:ind w:left="140" w:right="391"/>
        <w:jc w:val="both"/>
        <w:rPr>
          <w:sz w:val="24"/>
          <w:szCs w:val="24"/>
        </w:rPr>
      </w:pPr>
      <w:r w:rsidRPr="00052D2A">
        <w:rPr>
          <w:sz w:val="24"/>
          <w:szCs w:val="24"/>
        </w:rPr>
        <w:t xml:space="preserve">Pre-processing and enhancement techniques are used to improve the detection of the suspicious region from Magnetic Resonance Image (MRI). This section presents the gradient - based image enhancement method for brain MRI images which is based on the first derivative and local </w:t>
      </w:r>
      <w:proofErr w:type="spellStart"/>
      <w:r w:rsidRPr="00052D2A">
        <w:rPr>
          <w:sz w:val="24"/>
          <w:szCs w:val="24"/>
        </w:rPr>
        <w:t>statistics.The</w:t>
      </w:r>
      <w:proofErr w:type="spellEnd"/>
      <w:r w:rsidR="0062244D">
        <w:rPr>
          <w:sz w:val="24"/>
          <w:szCs w:val="24"/>
        </w:rPr>
        <w:t xml:space="preserve"> </w:t>
      </w:r>
      <w:r w:rsidRPr="00052D2A">
        <w:rPr>
          <w:sz w:val="24"/>
          <w:szCs w:val="24"/>
        </w:rPr>
        <w:t>pre-processing</w:t>
      </w:r>
      <w:r w:rsidR="0062244D">
        <w:rPr>
          <w:sz w:val="24"/>
          <w:szCs w:val="24"/>
        </w:rPr>
        <w:t xml:space="preserve"> </w:t>
      </w:r>
      <w:r w:rsidRPr="00052D2A">
        <w:rPr>
          <w:sz w:val="24"/>
          <w:szCs w:val="24"/>
        </w:rPr>
        <w:t>and</w:t>
      </w:r>
      <w:r w:rsidR="0062244D">
        <w:rPr>
          <w:sz w:val="24"/>
          <w:szCs w:val="24"/>
        </w:rPr>
        <w:t xml:space="preserve"> </w:t>
      </w:r>
      <w:r w:rsidRPr="00052D2A">
        <w:rPr>
          <w:sz w:val="24"/>
          <w:szCs w:val="24"/>
        </w:rPr>
        <w:t>enhancement</w:t>
      </w:r>
      <w:r w:rsidR="0062244D">
        <w:rPr>
          <w:sz w:val="24"/>
          <w:szCs w:val="24"/>
        </w:rPr>
        <w:t xml:space="preserve"> </w:t>
      </w:r>
      <w:r w:rsidRPr="00052D2A">
        <w:rPr>
          <w:sz w:val="24"/>
          <w:szCs w:val="24"/>
        </w:rPr>
        <w:t>method</w:t>
      </w:r>
      <w:r w:rsidR="0062244D">
        <w:rPr>
          <w:sz w:val="24"/>
          <w:szCs w:val="24"/>
        </w:rPr>
        <w:t xml:space="preserve"> </w:t>
      </w:r>
      <w:r w:rsidRPr="00052D2A">
        <w:rPr>
          <w:sz w:val="24"/>
          <w:szCs w:val="24"/>
        </w:rPr>
        <w:t>consists</w:t>
      </w:r>
      <w:r w:rsidR="0062244D">
        <w:rPr>
          <w:sz w:val="24"/>
          <w:szCs w:val="24"/>
        </w:rPr>
        <w:t xml:space="preserve"> </w:t>
      </w:r>
      <w:r w:rsidRPr="00052D2A">
        <w:rPr>
          <w:sz w:val="24"/>
          <w:szCs w:val="24"/>
        </w:rPr>
        <w:t>of</w:t>
      </w:r>
      <w:r w:rsidR="0062244D">
        <w:rPr>
          <w:sz w:val="24"/>
          <w:szCs w:val="24"/>
        </w:rPr>
        <w:t xml:space="preserve"> </w:t>
      </w:r>
      <w:r w:rsidRPr="00052D2A">
        <w:rPr>
          <w:sz w:val="24"/>
          <w:szCs w:val="24"/>
        </w:rPr>
        <w:t>two</w:t>
      </w:r>
      <w:r w:rsidR="0062244D">
        <w:rPr>
          <w:sz w:val="24"/>
          <w:szCs w:val="24"/>
        </w:rPr>
        <w:t xml:space="preserve"> </w:t>
      </w:r>
      <w:proofErr w:type="spellStart"/>
      <w:r w:rsidRPr="00052D2A">
        <w:rPr>
          <w:sz w:val="24"/>
          <w:szCs w:val="24"/>
        </w:rPr>
        <w:t>steps</w:t>
      </w:r>
      <w:proofErr w:type="gramStart"/>
      <w:r w:rsidRPr="00052D2A">
        <w:rPr>
          <w:sz w:val="24"/>
          <w:szCs w:val="24"/>
        </w:rPr>
        <w:t>;first</w:t>
      </w:r>
      <w:proofErr w:type="spellEnd"/>
      <w:proofErr w:type="gramEnd"/>
      <w:r w:rsidR="0062244D">
        <w:rPr>
          <w:sz w:val="24"/>
          <w:szCs w:val="24"/>
        </w:rPr>
        <w:t xml:space="preserve"> </w:t>
      </w:r>
      <w:r w:rsidRPr="00052D2A">
        <w:rPr>
          <w:sz w:val="24"/>
          <w:szCs w:val="24"/>
        </w:rPr>
        <w:t>the</w:t>
      </w:r>
      <w:r w:rsidR="0062244D">
        <w:rPr>
          <w:sz w:val="24"/>
          <w:szCs w:val="24"/>
        </w:rPr>
        <w:t xml:space="preserve"> </w:t>
      </w:r>
      <w:r w:rsidRPr="00052D2A">
        <w:rPr>
          <w:sz w:val="24"/>
          <w:szCs w:val="24"/>
        </w:rPr>
        <w:t>removal</w:t>
      </w:r>
      <w:r w:rsidR="0062244D">
        <w:rPr>
          <w:sz w:val="24"/>
          <w:szCs w:val="24"/>
        </w:rPr>
        <w:t xml:space="preserve"> </w:t>
      </w:r>
      <w:r w:rsidRPr="00052D2A">
        <w:rPr>
          <w:sz w:val="24"/>
          <w:szCs w:val="24"/>
        </w:rPr>
        <w:t>of film</w:t>
      </w:r>
      <w:r w:rsidR="0062244D">
        <w:rPr>
          <w:sz w:val="24"/>
          <w:szCs w:val="24"/>
        </w:rPr>
        <w:t xml:space="preserve"> </w:t>
      </w:r>
      <w:r w:rsidRPr="00052D2A">
        <w:rPr>
          <w:sz w:val="24"/>
          <w:szCs w:val="24"/>
        </w:rPr>
        <w:t>artifacts</w:t>
      </w:r>
      <w:r w:rsidR="0062244D">
        <w:rPr>
          <w:sz w:val="24"/>
          <w:szCs w:val="24"/>
        </w:rPr>
        <w:t xml:space="preserve"> </w:t>
      </w:r>
      <w:r w:rsidRPr="00052D2A">
        <w:rPr>
          <w:sz w:val="24"/>
          <w:szCs w:val="24"/>
        </w:rPr>
        <w:t>such</w:t>
      </w:r>
      <w:r w:rsidR="0062244D">
        <w:rPr>
          <w:sz w:val="24"/>
          <w:szCs w:val="24"/>
        </w:rPr>
        <w:t xml:space="preserve"> </w:t>
      </w:r>
      <w:r w:rsidRPr="00052D2A">
        <w:rPr>
          <w:sz w:val="24"/>
          <w:szCs w:val="24"/>
        </w:rPr>
        <w:t>as</w:t>
      </w:r>
      <w:r w:rsidR="0062244D">
        <w:rPr>
          <w:sz w:val="24"/>
          <w:szCs w:val="24"/>
        </w:rPr>
        <w:t xml:space="preserve"> </w:t>
      </w:r>
      <w:r w:rsidRPr="00052D2A">
        <w:rPr>
          <w:sz w:val="24"/>
          <w:szCs w:val="24"/>
        </w:rPr>
        <w:t>labels</w:t>
      </w:r>
      <w:r w:rsidR="0062244D">
        <w:rPr>
          <w:sz w:val="24"/>
          <w:szCs w:val="24"/>
        </w:rPr>
        <w:t xml:space="preserve"> </w:t>
      </w:r>
      <w:r w:rsidRPr="00052D2A">
        <w:rPr>
          <w:sz w:val="24"/>
          <w:szCs w:val="24"/>
        </w:rPr>
        <w:t>and</w:t>
      </w:r>
      <w:r w:rsidR="0062244D">
        <w:rPr>
          <w:sz w:val="24"/>
          <w:szCs w:val="24"/>
        </w:rPr>
        <w:t xml:space="preserve"> </w:t>
      </w:r>
      <w:r w:rsidRPr="00052D2A">
        <w:rPr>
          <w:sz w:val="24"/>
          <w:szCs w:val="24"/>
        </w:rPr>
        <w:t>X-ray</w:t>
      </w:r>
      <w:r w:rsidR="0062244D">
        <w:rPr>
          <w:sz w:val="24"/>
          <w:szCs w:val="24"/>
        </w:rPr>
        <w:t xml:space="preserve"> </w:t>
      </w:r>
      <w:r w:rsidRPr="00052D2A">
        <w:rPr>
          <w:sz w:val="24"/>
          <w:szCs w:val="24"/>
        </w:rPr>
        <w:t>marks</w:t>
      </w:r>
      <w:r w:rsidR="0062244D">
        <w:rPr>
          <w:sz w:val="24"/>
          <w:szCs w:val="24"/>
        </w:rPr>
        <w:t xml:space="preserve"> </w:t>
      </w:r>
      <w:r w:rsidRPr="00052D2A">
        <w:rPr>
          <w:sz w:val="24"/>
          <w:szCs w:val="24"/>
        </w:rPr>
        <w:t>are</w:t>
      </w:r>
      <w:r w:rsidR="0062244D">
        <w:rPr>
          <w:sz w:val="24"/>
          <w:szCs w:val="24"/>
        </w:rPr>
        <w:t xml:space="preserve"> </w:t>
      </w:r>
      <w:r w:rsidRPr="00052D2A">
        <w:rPr>
          <w:sz w:val="24"/>
          <w:szCs w:val="24"/>
        </w:rPr>
        <w:t>removed</w:t>
      </w:r>
      <w:r w:rsidR="0062244D">
        <w:rPr>
          <w:sz w:val="24"/>
          <w:szCs w:val="24"/>
        </w:rPr>
        <w:t xml:space="preserve"> </w:t>
      </w:r>
      <w:r w:rsidRPr="00052D2A">
        <w:rPr>
          <w:sz w:val="24"/>
          <w:szCs w:val="24"/>
        </w:rPr>
        <w:t>from</w:t>
      </w:r>
      <w:r w:rsidR="0062244D">
        <w:rPr>
          <w:sz w:val="24"/>
          <w:szCs w:val="24"/>
        </w:rPr>
        <w:t xml:space="preserve"> </w:t>
      </w:r>
      <w:r w:rsidRPr="00052D2A">
        <w:rPr>
          <w:sz w:val="24"/>
          <w:szCs w:val="24"/>
        </w:rPr>
        <w:t>the</w:t>
      </w:r>
      <w:r w:rsidR="0062244D">
        <w:rPr>
          <w:sz w:val="24"/>
          <w:szCs w:val="24"/>
        </w:rPr>
        <w:t xml:space="preserve"> </w:t>
      </w:r>
      <w:r w:rsidRPr="00052D2A">
        <w:rPr>
          <w:sz w:val="24"/>
          <w:szCs w:val="24"/>
        </w:rPr>
        <w:t>MRI</w:t>
      </w:r>
      <w:r w:rsidR="0062244D">
        <w:rPr>
          <w:sz w:val="24"/>
          <w:szCs w:val="24"/>
        </w:rPr>
        <w:t xml:space="preserve"> </w:t>
      </w:r>
      <w:r w:rsidRPr="00052D2A">
        <w:rPr>
          <w:sz w:val="24"/>
          <w:szCs w:val="24"/>
        </w:rPr>
        <w:t>using</w:t>
      </w:r>
      <w:r w:rsidR="0062244D">
        <w:rPr>
          <w:sz w:val="24"/>
          <w:szCs w:val="24"/>
        </w:rPr>
        <w:t xml:space="preserve"> </w:t>
      </w:r>
      <w:r w:rsidRPr="00052D2A">
        <w:rPr>
          <w:sz w:val="24"/>
          <w:szCs w:val="24"/>
        </w:rPr>
        <w:t>tracking</w:t>
      </w:r>
      <w:r w:rsidR="0062244D">
        <w:rPr>
          <w:sz w:val="24"/>
          <w:szCs w:val="24"/>
        </w:rPr>
        <w:t xml:space="preserve"> </w:t>
      </w:r>
      <w:r w:rsidRPr="00052D2A">
        <w:rPr>
          <w:sz w:val="24"/>
          <w:szCs w:val="24"/>
        </w:rPr>
        <w:t>algorithm. Second, the removal of high frequency components using weighted median filtering technique. It gives high resolution MRI compared to median filter, adaptive filter, and spatial</w:t>
      </w:r>
      <w:r w:rsidR="0062244D">
        <w:rPr>
          <w:sz w:val="24"/>
          <w:szCs w:val="24"/>
        </w:rPr>
        <w:t xml:space="preserve"> </w:t>
      </w:r>
      <w:r w:rsidRPr="00052D2A">
        <w:rPr>
          <w:sz w:val="24"/>
          <w:szCs w:val="24"/>
        </w:rPr>
        <w:t>filter.</w:t>
      </w:r>
    </w:p>
    <w:p w:rsidR="00501F29" w:rsidRPr="00052D2A" w:rsidRDefault="000D2D7B">
      <w:pPr>
        <w:pStyle w:val="BodyText"/>
        <w:spacing w:line="480" w:lineRule="auto"/>
        <w:ind w:left="140" w:right="396"/>
        <w:jc w:val="both"/>
        <w:rPr>
          <w:sz w:val="24"/>
          <w:szCs w:val="24"/>
        </w:rPr>
      </w:pPr>
      <w:r w:rsidRPr="00052D2A">
        <w:rPr>
          <w:sz w:val="24"/>
          <w:szCs w:val="24"/>
        </w:rPr>
        <w:t>Pre-processing is the first and essential part of the framework. Data cleaning is the basic step to refine data from noise, missing values, or irrelevant data. It is required for the removal of unwanted</w:t>
      </w:r>
      <w:r w:rsidR="0062244D">
        <w:rPr>
          <w:sz w:val="24"/>
          <w:szCs w:val="24"/>
        </w:rPr>
        <w:t xml:space="preserve"> </w:t>
      </w:r>
      <w:r w:rsidRPr="00052D2A">
        <w:rPr>
          <w:sz w:val="24"/>
          <w:szCs w:val="24"/>
        </w:rPr>
        <w:t>noisy</w:t>
      </w:r>
      <w:r w:rsidR="0062244D">
        <w:rPr>
          <w:sz w:val="24"/>
          <w:szCs w:val="24"/>
        </w:rPr>
        <w:t xml:space="preserve"> </w:t>
      </w:r>
      <w:proofErr w:type="spellStart"/>
      <w:r w:rsidRPr="00052D2A">
        <w:rPr>
          <w:sz w:val="24"/>
          <w:szCs w:val="24"/>
        </w:rPr>
        <w:t>datain</w:t>
      </w:r>
      <w:proofErr w:type="spellEnd"/>
      <w:r w:rsidR="0062244D">
        <w:rPr>
          <w:sz w:val="24"/>
          <w:szCs w:val="24"/>
        </w:rPr>
        <w:t xml:space="preserve"> </w:t>
      </w:r>
      <w:r w:rsidRPr="00052D2A">
        <w:rPr>
          <w:sz w:val="24"/>
          <w:szCs w:val="24"/>
        </w:rPr>
        <w:t>the</w:t>
      </w:r>
      <w:r w:rsidR="0062244D">
        <w:rPr>
          <w:sz w:val="24"/>
          <w:szCs w:val="24"/>
        </w:rPr>
        <w:t xml:space="preserve"> </w:t>
      </w:r>
      <w:r w:rsidRPr="00052D2A">
        <w:rPr>
          <w:sz w:val="24"/>
          <w:szCs w:val="24"/>
        </w:rPr>
        <w:t>lesion</w:t>
      </w:r>
      <w:r w:rsidR="0062244D">
        <w:rPr>
          <w:sz w:val="24"/>
          <w:szCs w:val="24"/>
        </w:rPr>
        <w:t xml:space="preserve"> </w:t>
      </w:r>
      <w:proofErr w:type="spellStart"/>
      <w:r w:rsidRPr="00052D2A">
        <w:rPr>
          <w:sz w:val="24"/>
          <w:szCs w:val="24"/>
        </w:rPr>
        <w:t>image.We</w:t>
      </w:r>
      <w:proofErr w:type="spellEnd"/>
      <w:r w:rsidR="0062244D">
        <w:rPr>
          <w:sz w:val="24"/>
          <w:szCs w:val="24"/>
        </w:rPr>
        <w:t xml:space="preserve"> </w:t>
      </w:r>
      <w:r w:rsidRPr="00052D2A">
        <w:rPr>
          <w:sz w:val="24"/>
          <w:szCs w:val="24"/>
        </w:rPr>
        <w:t>apply</w:t>
      </w:r>
      <w:r w:rsidR="0062244D">
        <w:rPr>
          <w:sz w:val="24"/>
          <w:szCs w:val="24"/>
        </w:rPr>
        <w:t xml:space="preserve"> </w:t>
      </w:r>
      <w:r w:rsidRPr="00052D2A">
        <w:rPr>
          <w:sz w:val="24"/>
          <w:szCs w:val="24"/>
        </w:rPr>
        <w:t>element</w:t>
      </w:r>
      <w:r w:rsidR="0062244D">
        <w:rPr>
          <w:sz w:val="24"/>
          <w:szCs w:val="24"/>
        </w:rPr>
        <w:t xml:space="preserve">s of </w:t>
      </w:r>
      <w:r w:rsidRPr="00052D2A">
        <w:rPr>
          <w:sz w:val="24"/>
          <w:szCs w:val="24"/>
        </w:rPr>
        <w:t>pre-processing</w:t>
      </w:r>
      <w:r w:rsidR="0062244D">
        <w:rPr>
          <w:sz w:val="24"/>
          <w:szCs w:val="24"/>
        </w:rPr>
        <w:t xml:space="preserve"> </w:t>
      </w:r>
      <w:proofErr w:type="spellStart"/>
      <w:r w:rsidRPr="00052D2A">
        <w:rPr>
          <w:sz w:val="24"/>
          <w:szCs w:val="24"/>
        </w:rPr>
        <w:t>like</w:t>
      </w:r>
      <w:proofErr w:type="gramStart"/>
      <w:r w:rsidRPr="00052D2A">
        <w:rPr>
          <w:sz w:val="24"/>
          <w:szCs w:val="24"/>
        </w:rPr>
        <w:t>,image</w:t>
      </w:r>
      <w:proofErr w:type="spellEnd"/>
      <w:proofErr w:type="gramEnd"/>
      <w:r w:rsidR="0062244D">
        <w:rPr>
          <w:sz w:val="24"/>
          <w:szCs w:val="24"/>
        </w:rPr>
        <w:t xml:space="preserve"> </w:t>
      </w:r>
      <w:r w:rsidRPr="00052D2A">
        <w:rPr>
          <w:sz w:val="24"/>
          <w:szCs w:val="24"/>
        </w:rPr>
        <w:t>scaling, color space transformation, contrast enhancement, image restoration and noise</w:t>
      </w:r>
      <w:r w:rsidR="0062244D">
        <w:rPr>
          <w:sz w:val="24"/>
          <w:szCs w:val="24"/>
        </w:rPr>
        <w:t xml:space="preserve"> </w:t>
      </w:r>
      <w:r w:rsidRPr="00052D2A">
        <w:rPr>
          <w:sz w:val="24"/>
          <w:szCs w:val="24"/>
        </w:rPr>
        <w:t>removal.</w:t>
      </w:r>
    </w:p>
    <w:p w:rsidR="00501F29" w:rsidRPr="00052D2A" w:rsidRDefault="000D2D7B">
      <w:pPr>
        <w:pStyle w:val="BodyText"/>
        <w:spacing w:before="4" w:line="480" w:lineRule="auto"/>
        <w:ind w:left="140" w:right="391"/>
        <w:jc w:val="both"/>
        <w:rPr>
          <w:sz w:val="24"/>
          <w:szCs w:val="24"/>
        </w:rPr>
      </w:pPr>
      <w:r w:rsidRPr="00052D2A">
        <w:rPr>
          <w:sz w:val="24"/>
          <w:szCs w:val="24"/>
        </w:rPr>
        <w:t>Pre-processing and enhancement techniques are used to improve the detection of the suspicious region from Magnetic Resonance Image (MRI). This section presents the gradient - based image enhancement method for brain MRI images which is based on the first derivative and local statistics.</w:t>
      </w:r>
      <w:r w:rsidR="002D7996">
        <w:rPr>
          <w:sz w:val="24"/>
          <w:szCs w:val="24"/>
        </w:rPr>
        <w:t xml:space="preserve"> </w:t>
      </w:r>
      <w:r w:rsidRPr="00052D2A">
        <w:rPr>
          <w:sz w:val="24"/>
          <w:szCs w:val="24"/>
        </w:rPr>
        <w:t>The</w:t>
      </w:r>
      <w:r w:rsidR="002D7996">
        <w:rPr>
          <w:sz w:val="24"/>
          <w:szCs w:val="24"/>
        </w:rPr>
        <w:t xml:space="preserve"> </w:t>
      </w:r>
      <w:r w:rsidRPr="00052D2A">
        <w:rPr>
          <w:sz w:val="24"/>
          <w:szCs w:val="24"/>
        </w:rPr>
        <w:t>pre-processing</w:t>
      </w:r>
      <w:r w:rsidR="0062244D">
        <w:rPr>
          <w:sz w:val="24"/>
          <w:szCs w:val="24"/>
        </w:rPr>
        <w:t xml:space="preserve"> </w:t>
      </w:r>
      <w:r w:rsidRPr="00052D2A">
        <w:rPr>
          <w:sz w:val="24"/>
          <w:szCs w:val="24"/>
        </w:rPr>
        <w:t>and</w:t>
      </w:r>
      <w:r w:rsidR="0062244D">
        <w:rPr>
          <w:sz w:val="24"/>
          <w:szCs w:val="24"/>
        </w:rPr>
        <w:t xml:space="preserve"> </w:t>
      </w:r>
      <w:r w:rsidRPr="00052D2A">
        <w:rPr>
          <w:sz w:val="24"/>
          <w:szCs w:val="24"/>
        </w:rPr>
        <w:t>enhancement</w:t>
      </w:r>
      <w:r w:rsidR="0062244D">
        <w:rPr>
          <w:sz w:val="24"/>
          <w:szCs w:val="24"/>
        </w:rPr>
        <w:t xml:space="preserve"> </w:t>
      </w:r>
      <w:r w:rsidRPr="00052D2A">
        <w:rPr>
          <w:sz w:val="24"/>
          <w:szCs w:val="24"/>
        </w:rPr>
        <w:t>method</w:t>
      </w:r>
      <w:r w:rsidR="0062244D">
        <w:rPr>
          <w:sz w:val="24"/>
          <w:szCs w:val="24"/>
        </w:rPr>
        <w:t xml:space="preserve"> </w:t>
      </w:r>
      <w:r w:rsidRPr="00052D2A">
        <w:rPr>
          <w:sz w:val="24"/>
          <w:szCs w:val="24"/>
        </w:rPr>
        <w:t>consists</w:t>
      </w:r>
      <w:r w:rsidR="0062244D">
        <w:rPr>
          <w:sz w:val="24"/>
          <w:szCs w:val="24"/>
        </w:rPr>
        <w:t xml:space="preserve"> </w:t>
      </w:r>
      <w:r w:rsidRPr="00052D2A">
        <w:rPr>
          <w:sz w:val="24"/>
          <w:szCs w:val="24"/>
        </w:rPr>
        <w:t>of</w:t>
      </w:r>
      <w:r w:rsidR="0062244D">
        <w:rPr>
          <w:sz w:val="24"/>
          <w:szCs w:val="24"/>
        </w:rPr>
        <w:t xml:space="preserve"> </w:t>
      </w:r>
      <w:r w:rsidRPr="00052D2A">
        <w:rPr>
          <w:sz w:val="24"/>
          <w:szCs w:val="24"/>
        </w:rPr>
        <w:t>two</w:t>
      </w:r>
      <w:r w:rsidR="0062244D">
        <w:rPr>
          <w:sz w:val="24"/>
          <w:szCs w:val="24"/>
        </w:rPr>
        <w:t xml:space="preserve"> </w:t>
      </w:r>
      <w:proofErr w:type="spellStart"/>
      <w:r w:rsidRPr="00052D2A">
        <w:rPr>
          <w:sz w:val="24"/>
          <w:szCs w:val="24"/>
        </w:rPr>
        <w:t>steps</w:t>
      </w:r>
      <w:proofErr w:type="gramStart"/>
      <w:r w:rsidRPr="00052D2A">
        <w:rPr>
          <w:sz w:val="24"/>
          <w:szCs w:val="24"/>
        </w:rPr>
        <w:t>;first</w:t>
      </w:r>
      <w:proofErr w:type="spellEnd"/>
      <w:proofErr w:type="gramEnd"/>
      <w:r w:rsidR="0062244D">
        <w:rPr>
          <w:sz w:val="24"/>
          <w:szCs w:val="24"/>
        </w:rPr>
        <w:t xml:space="preserve"> </w:t>
      </w:r>
      <w:r w:rsidRPr="00052D2A">
        <w:rPr>
          <w:sz w:val="24"/>
          <w:szCs w:val="24"/>
        </w:rPr>
        <w:t>the</w:t>
      </w:r>
      <w:r w:rsidR="0062244D">
        <w:rPr>
          <w:sz w:val="24"/>
          <w:szCs w:val="24"/>
        </w:rPr>
        <w:t xml:space="preserve"> </w:t>
      </w:r>
      <w:r w:rsidRPr="00052D2A">
        <w:rPr>
          <w:sz w:val="24"/>
          <w:szCs w:val="24"/>
        </w:rPr>
        <w:t>removal</w:t>
      </w:r>
      <w:r w:rsidR="002D7996">
        <w:rPr>
          <w:sz w:val="24"/>
          <w:szCs w:val="24"/>
        </w:rPr>
        <w:t xml:space="preserve"> </w:t>
      </w:r>
      <w:r w:rsidRPr="00052D2A">
        <w:rPr>
          <w:sz w:val="24"/>
          <w:szCs w:val="24"/>
        </w:rPr>
        <w:t>of film</w:t>
      </w:r>
      <w:r w:rsidR="0062244D">
        <w:rPr>
          <w:sz w:val="24"/>
          <w:szCs w:val="24"/>
        </w:rPr>
        <w:t xml:space="preserve"> </w:t>
      </w:r>
      <w:r w:rsidRPr="00052D2A">
        <w:rPr>
          <w:sz w:val="24"/>
          <w:szCs w:val="24"/>
        </w:rPr>
        <w:t>artifacts</w:t>
      </w:r>
      <w:r w:rsidR="0062244D">
        <w:rPr>
          <w:sz w:val="24"/>
          <w:szCs w:val="24"/>
        </w:rPr>
        <w:t xml:space="preserve"> </w:t>
      </w:r>
      <w:r w:rsidRPr="00052D2A">
        <w:rPr>
          <w:sz w:val="24"/>
          <w:szCs w:val="24"/>
        </w:rPr>
        <w:t>such</w:t>
      </w:r>
      <w:r w:rsidR="0062244D">
        <w:rPr>
          <w:sz w:val="24"/>
          <w:szCs w:val="24"/>
        </w:rPr>
        <w:t xml:space="preserve"> </w:t>
      </w:r>
      <w:r w:rsidRPr="00052D2A">
        <w:rPr>
          <w:sz w:val="24"/>
          <w:szCs w:val="24"/>
        </w:rPr>
        <w:t>as</w:t>
      </w:r>
      <w:r w:rsidR="0062244D">
        <w:rPr>
          <w:sz w:val="24"/>
          <w:szCs w:val="24"/>
        </w:rPr>
        <w:t xml:space="preserve"> </w:t>
      </w:r>
      <w:r w:rsidRPr="00052D2A">
        <w:rPr>
          <w:sz w:val="24"/>
          <w:szCs w:val="24"/>
        </w:rPr>
        <w:t>labels</w:t>
      </w:r>
      <w:r w:rsidR="0062244D">
        <w:rPr>
          <w:sz w:val="24"/>
          <w:szCs w:val="24"/>
        </w:rPr>
        <w:t xml:space="preserve"> </w:t>
      </w:r>
      <w:r w:rsidRPr="00052D2A">
        <w:rPr>
          <w:sz w:val="24"/>
          <w:szCs w:val="24"/>
        </w:rPr>
        <w:t>and</w:t>
      </w:r>
      <w:r w:rsidR="0062244D">
        <w:rPr>
          <w:sz w:val="24"/>
          <w:szCs w:val="24"/>
        </w:rPr>
        <w:t xml:space="preserve"> </w:t>
      </w:r>
      <w:r w:rsidRPr="00052D2A">
        <w:rPr>
          <w:sz w:val="24"/>
          <w:szCs w:val="24"/>
        </w:rPr>
        <w:t>X-ray</w:t>
      </w:r>
      <w:r w:rsidR="0062244D">
        <w:rPr>
          <w:sz w:val="24"/>
          <w:szCs w:val="24"/>
        </w:rPr>
        <w:t xml:space="preserve"> </w:t>
      </w:r>
      <w:r w:rsidRPr="00052D2A">
        <w:rPr>
          <w:sz w:val="24"/>
          <w:szCs w:val="24"/>
        </w:rPr>
        <w:t>marks</w:t>
      </w:r>
      <w:r w:rsidR="0062244D">
        <w:rPr>
          <w:sz w:val="24"/>
          <w:szCs w:val="24"/>
        </w:rPr>
        <w:t xml:space="preserve"> </w:t>
      </w:r>
      <w:r w:rsidRPr="00052D2A">
        <w:rPr>
          <w:sz w:val="24"/>
          <w:szCs w:val="24"/>
        </w:rPr>
        <w:t>are</w:t>
      </w:r>
      <w:r w:rsidR="0062244D">
        <w:rPr>
          <w:sz w:val="24"/>
          <w:szCs w:val="24"/>
        </w:rPr>
        <w:t xml:space="preserve"> </w:t>
      </w:r>
      <w:r w:rsidRPr="00052D2A">
        <w:rPr>
          <w:sz w:val="24"/>
          <w:szCs w:val="24"/>
        </w:rPr>
        <w:t>removed</w:t>
      </w:r>
      <w:r w:rsidR="0062244D">
        <w:rPr>
          <w:sz w:val="24"/>
          <w:szCs w:val="24"/>
        </w:rPr>
        <w:t xml:space="preserve"> </w:t>
      </w:r>
      <w:r w:rsidRPr="00052D2A">
        <w:rPr>
          <w:sz w:val="24"/>
          <w:szCs w:val="24"/>
        </w:rPr>
        <w:t>from</w:t>
      </w:r>
      <w:r w:rsidR="0062244D">
        <w:rPr>
          <w:sz w:val="24"/>
          <w:szCs w:val="24"/>
        </w:rPr>
        <w:t xml:space="preserve"> </w:t>
      </w:r>
      <w:r w:rsidRPr="00052D2A">
        <w:rPr>
          <w:sz w:val="24"/>
          <w:szCs w:val="24"/>
        </w:rPr>
        <w:t>the</w:t>
      </w:r>
      <w:r w:rsidR="0062244D">
        <w:rPr>
          <w:sz w:val="24"/>
          <w:szCs w:val="24"/>
        </w:rPr>
        <w:t xml:space="preserve"> </w:t>
      </w:r>
      <w:r w:rsidRPr="00052D2A">
        <w:rPr>
          <w:sz w:val="24"/>
          <w:szCs w:val="24"/>
        </w:rPr>
        <w:t>MRI</w:t>
      </w:r>
      <w:r w:rsidR="0062244D">
        <w:rPr>
          <w:sz w:val="24"/>
          <w:szCs w:val="24"/>
        </w:rPr>
        <w:t xml:space="preserve"> </w:t>
      </w:r>
      <w:r w:rsidRPr="00052D2A">
        <w:rPr>
          <w:sz w:val="24"/>
          <w:szCs w:val="24"/>
        </w:rPr>
        <w:t>using</w:t>
      </w:r>
      <w:r w:rsidR="0062244D">
        <w:rPr>
          <w:sz w:val="24"/>
          <w:szCs w:val="24"/>
        </w:rPr>
        <w:t xml:space="preserve"> </w:t>
      </w:r>
      <w:r w:rsidRPr="00052D2A">
        <w:rPr>
          <w:sz w:val="24"/>
          <w:szCs w:val="24"/>
        </w:rPr>
        <w:t>tracking</w:t>
      </w:r>
      <w:r w:rsidR="0062244D">
        <w:rPr>
          <w:sz w:val="24"/>
          <w:szCs w:val="24"/>
        </w:rPr>
        <w:t xml:space="preserve"> </w:t>
      </w:r>
      <w:r w:rsidRPr="00052D2A">
        <w:rPr>
          <w:sz w:val="24"/>
          <w:szCs w:val="24"/>
        </w:rPr>
        <w:t xml:space="preserve">algorithm. Second, the removal of high frequency components using weighted median filtering technique. It gives high resolution MRI compared to median filter, adaptive filter, and spatial filter. </w:t>
      </w:r>
    </w:p>
    <w:p w:rsidR="00501F29" w:rsidRPr="00052D2A" w:rsidRDefault="00501F29">
      <w:pPr>
        <w:pStyle w:val="BodyText"/>
        <w:spacing w:before="3"/>
        <w:rPr>
          <w:sz w:val="20"/>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0D2D7B">
      <w:pPr>
        <w:pStyle w:val="Heading2"/>
        <w:rPr>
          <w:sz w:val="28"/>
          <w:szCs w:val="28"/>
        </w:rPr>
      </w:pPr>
      <w:bookmarkStart w:id="77" w:name="_Toc73242377"/>
      <w:r w:rsidRPr="00052D2A">
        <w:rPr>
          <w:sz w:val="28"/>
          <w:szCs w:val="28"/>
        </w:rPr>
        <w:lastRenderedPageBreak/>
        <w:t>3.3.3 Prediction</w:t>
      </w:r>
      <w:bookmarkEnd w:id="77"/>
    </w:p>
    <w:p w:rsidR="00501F29" w:rsidRPr="00052D2A" w:rsidRDefault="000D2D7B">
      <w:pPr>
        <w:pStyle w:val="BodyText"/>
        <w:spacing w:before="209" w:line="480" w:lineRule="auto"/>
        <w:ind w:left="140" w:right="395"/>
        <w:jc w:val="both"/>
        <w:rPr>
          <w:sz w:val="24"/>
          <w:szCs w:val="24"/>
        </w:rPr>
      </w:pPr>
      <w:r w:rsidRPr="00052D2A">
        <w:rPr>
          <w:sz w:val="24"/>
          <w:szCs w:val="24"/>
        </w:rPr>
        <w:t xml:space="preserve">It involves two steps merged in it i.e. feature extraction </w:t>
      </w:r>
      <w:proofErr w:type="gramStart"/>
      <w:r w:rsidRPr="00052D2A">
        <w:rPr>
          <w:sz w:val="24"/>
          <w:szCs w:val="24"/>
        </w:rPr>
        <w:t>an</w:t>
      </w:r>
      <w:proofErr w:type="gramEnd"/>
      <w:r w:rsidR="002D7996">
        <w:rPr>
          <w:sz w:val="24"/>
          <w:szCs w:val="24"/>
        </w:rPr>
        <w:t xml:space="preserve"> </w:t>
      </w:r>
      <w:r w:rsidRPr="00052D2A">
        <w:rPr>
          <w:sz w:val="24"/>
          <w:szCs w:val="24"/>
        </w:rPr>
        <w:t>d classification through classifier. Feature extraction is process of extracting quantitative information from an image such as color features, texture, shape, and contrast. Here, we have used Discrete Wavelet Transform (DWT) for extracting wavelet coefficients and Gray Level Co-occurrence Matrix (GLCM) for statistical feature extraction. Feature defines the behavior of image. To determine the subset of initial features is known as feature selection. Feature extraction refers to extraction of features based on pixels. To save the computational cost, take the tumor region and extract its features and interpret them. This is done to isolate desired portion from an input image.</w:t>
      </w:r>
    </w:p>
    <w:p w:rsidR="00501F29" w:rsidRPr="00052D2A" w:rsidRDefault="000D2D7B">
      <w:pPr>
        <w:pStyle w:val="BodyText"/>
        <w:spacing w:before="3" w:line="480" w:lineRule="auto"/>
        <w:ind w:left="140" w:right="397"/>
        <w:jc w:val="both"/>
        <w:rPr>
          <w:sz w:val="24"/>
          <w:szCs w:val="24"/>
        </w:rPr>
      </w:pPr>
      <w:r w:rsidRPr="00052D2A">
        <w:rPr>
          <w:sz w:val="24"/>
          <w:szCs w:val="24"/>
        </w:rPr>
        <w:t>In</w:t>
      </w:r>
      <w:r w:rsidR="0062244D">
        <w:rPr>
          <w:sz w:val="24"/>
          <w:szCs w:val="24"/>
        </w:rPr>
        <w:t xml:space="preserve"> </w:t>
      </w:r>
      <w:r w:rsidRPr="00052D2A">
        <w:rPr>
          <w:sz w:val="24"/>
          <w:szCs w:val="24"/>
        </w:rPr>
        <w:t>classification</w:t>
      </w:r>
      <w:r w:rsidR="0062244D">
        <w:rPr>
          <w:sz w:val="24"/>
          <w:szCs w:val="24"/>
        </w:rPr>
        <w:t xml:space="preserve"> </w:t>
      </w:r>
      <w:proofErr w:type="spellStart"/>
      <w:r w:rsidRPr="00052D2A">
        <w:rPr>
          <w:sz w:val="24"/>
          <w:szCs w:val="24"/>
        </w:rPr>
        <w:t>tasks</w:t>
      </w:r>
      <w:proofErr w:type="gramStart"/>
      <w:r w:rsidRPr="00052D2A">
        <w:rPr>
          <w:sz w:val="24"/>
          <w:szCs w:val="24"/>
        </w:rPr>
        <w:t>,there</w:t>
      </w:r>
      <w:proofErr w:type="spellEnd"/>
      <w:proofErr w:type="gramEnd"/>
      <w:r w:rsidR="0062244D">
        <w:rPr>
          <w:sz w:val="24"/>
          <w:szCs w:val="24"/>
        </w:rPr>
        <w:t xml:space="preserve"> </w:t>
      </w:r>
      <w:r w:rsidRPr="00052D2A">
        <w:rPr>
          <w:sz w:val="24"/>
          <w:szCs w:val="24"/>
        </w:rPr>
        <w:t>are</w:t>
      </w:r>
      <w:r w:rsidR="0062244D">
        <w:rPr>
          <w:sz w:val="24"/>
          <w:szCs w:val="24"/>
        </w:rPr>
        <w:t xml:space="preserve"> </w:t>
      </w:r>
      <w:r w:rsidRPr="00052D2A">
        <w:rPr>
          <w:sz w:val="24"/>
          <w:szCs w:val="24"/>
        </w:rPr>
        <w:t>often</w:t>
      </w:r>
      <w:r w:rsidR="0062244D">
        <w:rPr>
          <w:sz w:val="24"/>
          <w:szCs w:val="24"/>
        </w:rPr>
        <w:t xml:space="preserve"> </w:t>
      </w:r>
      <w:r w:rsidRPr="00052D2A">
        <w:rPr>
          <w:sz w:val="24"/>
          <w:szCs w:val="24"/>
        </w:rPr>
        <w:t>several</w:t>
      </w:r>
      <w:r w:rsidR="0062244D">
        <w:rPr>
          <w:sz w:val="24"/>
          <w:szCs w:val="24"/>
        </w:rPr>
        <w:t xml:space="preserve"> </w:t>
      </w:r>
      <w:r w:rsidRPr="00052D2A">
        <w:rPr>
          <w:sz w:val="24"/>
          <w:szCs w:val="24"/>
        </w:rPr>
        <w:t>candidate</w:t>
      </w:r>
      <w:r w:rsidR="0062244D">
        <w:rPr>
          <w:sz w:val="24"/>
          <w:szCs w:val="24"/>
        </w:rPr>
        <w:t xml:space="preserve"> </w:t>
      </w:r>
      <w:r w:rsidRPr="00052D2A">
        <w:rPr>
          <w:sz w:val="24"/>
          <w:szCs w:val="24"/>
        </w:rPr>
        <w:t>feature</w:t>
      </w:r>
      <w:r w:rsidR="0062244D">
        <w:rPr>
          <w:sz w:val="24"/>
          <w:szCs w:val="24"/>
        </w:rPr>
        <w:t xml:space="preserve"> </w:t>
      </w:r>
      <w:r w:rsidRPr="00052D2A">
        <w:rPr>
          <w:sz w:val="24"/>
          <w:szCs w:val="24"/>
        </w:rPr>
        <w:t>extraction</w:t>
      </w:r>
      <w:r w:rsidR="0062244D">
        <w:rPr>
          <w:sz w:val="24"/>
          <w:szCs w:val="24"/>
        </w:rPr>
        <w:t xml:space="preserve"> </w:t>
      </w:r>
      <w:r w:rsidRPr="00052D2A">
        <w:rPr>
          <w:sz w:val="24"/>
          <w:szCs w:val="24"/>
        </w:rPr>
        <w:t>methods</w:t>
      </w:r>
      <w:r w:rsidR="0062244D">
        <w:rPr>
          <w:sz w:val="24"/>
          <w:szCs w:val="24"/>
        </w:rPr>
        <w:t xml:space="preserve"> </w:t>
      </w:r>
      <w:proofErr w:type="spellStart"/>
      <w:r w:rsidRPr="00052D2A">
        <w:rPr>
          <w:sz w:val="24"/>
          <w:szCs w:val="24"/>
        </w:rPr>
        <w:t>available.The</w:t>
      </w:r>
      <w:proofErr w:type="spellEnd"/>
      <w:r w:rsidRPr="00052D2A">
        <w:rPr>
          <w:sz w:val="24"/>
          <w:szCs w:val="24"/>
        </w:rPr>
        <w:t xml:space="preserve"> most suitable method can be chosen by training neural networks to perform the required classification task using different input features (derived using different methods). The error in the neural network response to test examples provides an indication of the suitability of the corresponding input features (and thus method used to derive them) to the considered classification</w:t>
      </w:r>
      <w:r w:rsidR="0062244D">
        <w:rPr>
          <w:sz w:val="24"/>
          <w:szCs w:val="24"/>
        </w:rPr>
        <w:t xml:space="preserve"> </w:t>
      </w:r>
      <w:r w:rsidRPr="00052D2A">
        <w:rPr>
          <w:sz w:val="24"/>
          <w:szCs w:val="24"/>
        </w:rPr>
        <w:t>task.</w:t>
      </w:r>
    </w:p>
    <w:p w:rsidR="00501F29" w:rsidRPr="00052D2A" w:rsidRDefault="000D2D7B">
      <w:pPr>
        <w:pStyle w:val="BodyText"/>
        <w:spacing w:line="480" w:lineRule="auto"/>
        <w:ind w:left="140" w:right="392"/>
        <w:jc w:val="both"/>
        <w:rPr>
          <w:sz w:val="24"/>
          <w:szCs w:val="24"/>
        </w:rPr>
      </w:pPr>
      <w:r w:rsidRPr="00052D2A">
        <w:rPr>
          <w:sz w:val="24"/>
          <w:szCs w:val="24"/>
        </w:rPr>
        <w:t>Convolutional</w:t>
      </w:r>
      <w:r w:rsidR="0062244D">
        <w:rPr>
          <w:sz w:val="24"/>
          <w:szCs w:val="24"/>
        </w:rPr>
        <w:t xml:space="preserve"> </w:t>
      </w:r>
      <w:r w:rsidRPr="00052D2A">
        <w:rPr>
          <w:sz w:val="24"/>
          <w:szCs w:val="24"/>
        </w:rPr>
        <w:t>Neural</w:t>
      </w:r>
      <w:r w:rsidR="0062244D">
        <w:rPr>
          <w:sz w:val="24"/>
          <w:szCs w:val="24"/>
        </w:rPr>
        <w:t xml:space="preserve"> </w:t>
      </w:r>
      <w:proofErr w:type="gramStart"/>
      <w:r w:rsidRPr="00052D2A">
        <w:rPr>
          <w:sz w:val="24"/>
          <w:szCs w:val="24"/>
        </w:rPr>
        <w:t>Networks(</w:t>
      </w:r>
      <w:proofErr w:type="gramEnd"/>
      <w:r w:rsidRPr="00052D2A">
        <w:rPr>
          <w:sz w:val="24"/>
          <w:szCs w:val="24"/>
        </w:rPr>
        <w:t>CNNs)have</w:t>
      </w:r>
      <w:r w:rsidR="0062244D">
        <w:rPr>
          <w:sz w:val="24"/>
          <w:szCs w:val="24"/>
        </w:rPr>
        <w:t xml:space="preserve"> </w:t>
      </w:r>
      <w:r w:rsidRPr="00052D2A">
        <w:rPr>
          <w:sz w:val="24"/>
          <w:szCs w:val="24"/>
        </w:rPr>
        <w:t>proven</w:t>
      </w:r>
      <w:r w:rsidR="0062244D">
        <w:rPr>
          <w:sz w:val="24"/>
          <w:szCs w:val="24"/>
        </w:rPr>
        <w:t xml:space="preserve"> </w:t>
      </w:r>
      <w:r w:rsidRPr="00052D2A">
        <w:rPr>
          <w:sz w:val="24"/>
          <w:szCs w:val="24"/>
        </w:rPr>
        <w:t>to</w:t>
      </w:r>
      <w:r w:rsidR="0062244D">
        <w:rPr>
          <w:sz w:val="24"/>
          <w:szCs w:val="24"/>
        </w:rPr>
        <w:t xml:space="preserve"> </w:t>
      </w:r>
      <w:r w:rsidRPr="00052D2A">
        <w:rPr>
          <w:sz w:val="24"/>
          <w:szCs w:val="24"/>
        </w:rPr>
        <w:t>be</w:t>
      </w:r>
      <w:r w:rsidR="0062244D">
        <w:rPr>
          <w:sz w:val="24"/>
          <w:szCs w:val="24"/>
        </w:rPr>
        <w:t xml:space="preserve"> </w:t>
      </w:r>
      <w:r w:rsidRPr="00052D2A">
        <w:rPr>
          <w:sz w:val="24"/>
          <w:szCs w:val="24"/>
        </w:rPr>
        <w:t>very</w:t>
      </w:r>
      <w:r w:rsidR="0062244D">
        <w:rPr>
          <w:sz w:val="24"/>
          <w:szCs w:val="24"/>
        </w:rPr>
        <w:t xml:space="preserve"> </w:t>
      </w:r>
      <w:r w:rsidRPr="00052D2A">
        <w:rPr>
          <w:sz w:val="24"/>
          <w:szCs w:val="24"/>
        </w:rPr>
        <w:t>successful</w:t>
      </w:r>
      <w:r w:rsidR="0062244D">
        <w:rPr>
          <w:sz w:val="24"/>
          <w:szCs w:val="24"/>
        </w:rPr>
        <w:t xml:space="preserve"> </w:t>
      </w:r>
      <w:r w:rsidRPr="00052D2A">
        <w:rPr>
          <w:sz w:val="24"/>
          <w:szCs w:val="24"/>
        </w:rPr>
        <w:t>frameworks</w:t>
      </w:r>
      <w:r w:rsidR="0062244D">
        <w:rPr>
          <w:sz w:val="24"/>
          <w:szCs w:val="24"/>
        </w:rPr>
        <w:t xml:space="preserve"> </w:t>
      </w:r>
      <w:r w:rsidRPr="00052D2A">
        <w:rPr>
          <w:sz w:val="24"/>
          <w:szCs w:val="24"/>
        </w:rPr>
        <w:t>for</w:t>
      </w:r>
      <w:r w:rsidR="0062244D">
        <w:rPr>
          <w:sz w:val="24"/>
          <w:szCs w:val="24"/>
        </w:rPr>
        <w:t xml:space="preserve"> </w:t>
      </w:r>
      <w:r w:rsidRPr="00052D2A">
        <w:rPr>
          <w:sz w:val="24"/>
          <w:szCs w:val="24"/>
        </w:rPr>
        <w:t xml:space="preserve">image recognition. In the past few years, variants of </w:t>
      </w:r>
      <w:r w:rsidRPr="00052D2A">
        <w:rPr>
          <w:spacing w:val="-2"/>
          <w:sz w:val="24"/>
          <w:szCs w:val="24"/>
        </w:rPr>
        <w:t xml:space="preserve">CNN </w:t>
      </w:r>
      <w:r w:rsidRPr="00052D2A">
        <w:rPr>
          <w:sz w:val="24"/>
          <w:szCs w:val="24"/>
        </w:rPr>
        <w:t>models achieve increasingly better performance for object</w:t>
      </w:r>
      <w:r w:rsidR="0062244D">
        <w:rPr>
          <w:sz w:val="24"/>
          <w:szCs w:val="24"/>
        </w:rPr>
        <w:t xml:space="preserve"> </w:t>
      </w:r>
      <w:r w:rsidRPr="00052D2A">
        <w:rPr>
          <w:sz w:val="24"/>
          <w:szCs w:val="24"/>
        </w:rPr>
        <w:t>classification.</w:t>
      </w:r>
      <w:bookmarkStart w:id="78" w:name="_bookmark30"/>
      <w:bookmarkStart w:id="79" w:name="_bookmark29"/>
      <w:bookmarkEnd w:id="78"/>
      <w:bookmarkEnd w:id="79"/>
    </w:p>
    <w:p w:rsidR="00501F29" w:rsidRPr="00052D2A" w:rsidRDefault="00501F29">
      <w:pPr>
        <w:pStyle w:val="Caption"/>
        <w:keepNext/>
        <w:jc w:val="center"/>
        <w:rPr>
          <w:b/>
          <w:bCs/>
          <w:i w:val="0"/>
          <w:iCs w:val="0"/>
          <w:color w:val="000000" w:themeColor="text1"/>
        </w:rPr>
      </w:pPr>
    </w:p>
    <w:p w:rsidR="00501F29" w:rsidRPr="00052D2A" w:rsidRDefault="00501F29">
      <w:pPr>
        <w:pStyle w:val="Caption"/>
        <w:keepNext/>
        <w:jc w:val="center"/>
        <w:rPr>
          <w:b/>
          <w:bCs/>
          <w:i w:val="0"/>
          <w:iCs w:val="0"/>
          <w:color w:val="000000" w:themeColor="text1"/>
        </w:rPr>
      </w:pPr>
      <w:bookmarkStart w:id="80" w:name="_Toc67489456"/>
    </w:p>
    <w:p w:rsidR="00501F29" w:rsidRPr="00052D2A" w:rsidRDefault="00501F29">
      <w:pPr>
        <w:pStyle w:val="Caption"/>
        <w:keepNext/>
        <w:jc w:val="center"/>
        <w:rPr>
          <w:b/>
          <w:bCs/>
          <w:i w:val="0"/>
          <w:iCs w:val="0"/>
          <w:color w:val="000000" w:themeColor="text1"/>
        </w:rPr>
      </w:pPr>
    </w:p>
    <w:p w:rsidR="00501F29" w:rsidRPr="00052D2A" w:rsidRDefault="00501F29">
      <w:pPr>
        <w:pStyle w:val="Caption"/>
        <w:keepNext/>
        <w:jc w:val="center"/>
        <w:rPr>
          <w:b/>
          <w:bCs/>
          <w:i w:val="0"/>
          <w:iCs w:val="0"/>
          <w:color w:val="000000" w:themeColor="text1"/>
        </w:rPr>
      </w:pPr>
    </w:p>
    <w:p w:rsidR="00501F29" w:rsidRPr="00052D2A" w:rsidRDefault="00501F29">
      <w:pPr>
        <w:pStyle w:val="Caption"/>
        <w:keepNext/>
        <w:jc w:val="center"/>
        <w:rPr>
          <w:b/>
          <w:bCs/>
          <w:i w:val="0"/>
          <w:iCs w:val="0"/>
          <w:color w:val="000000" w:themeColor="text1"/>
        </w:rPr>
      </w:pPr>
    </w:p>
    <w:p w:rsidR="00501F29" w:rsidRPr="00052D2A" w:rsidRDefault="00501F29">
      <w:pPr>
        <w:pStyle w:val="Caption"/>
        <w:keepNext/>
        <w:jc w:val="center"/>
        <w:rPr>
          <w:b/>
          <w:bCs/>
          <w:i w:val="0"/>
          <w:iCs w:val="0"/>
          <w:color w:val="000000" w:themeColor="text1"/>
        </w:rPr>
      </w:pPr>
    </w:p>
    <w:p w:rsidR="00501F29" w:rsidRPr="00052D2A" w:rsidRDefault="000D2D7B">
      <w:pPr>
        <w:pStyle w:val="Caption"/>
        <w:keepNext/>
        <w:jc w:val="center"/>
        <w:rPr>
          <w:b/>
          <w:bCs/>
          <w:i w:val="0"/>
          <w:iCs w:val="0"/>
          <w:color w:val="000000" w:themeColor="text1"/>
        </w:rPr>
      </w:pPr>
      <w:r w:rsidRPr="00052D2A">
        <w:rPr>
          <w:b/>
          <w:bCs/>
          <w:i w:val="0"/>
          <w:iCs w:val="0"/>
          <w:color w:val="000000" w:themeColor="text1"/>
        </w:rPr>
        <w:t>Table 3</w:t>
      </w:r>
      <w:r w:rsidRPr="00052D2A">
        <w:rPr>
          <w:b/>
          <w:bCs/>
          <w:i w:val="0"/>
          <w:iCs w:val="0"/>
          <w:color w:val="000000" w:themeColor="text1"/>
        </w:rPr>
        <w:noBreakHyphen/>
      </w:r>
      <w:r w:rsidR="00115334" w:rsidRPr="00052D2A">
        <w:rPr>
          <w:b/>
          <w:bCs/>
          <w:i w:val="0"/>
          <w:iCs w:val="0"/>
          <w:color w:val="000000" w:themeColor="text1"/>
        </w:rPr>
        <w:fldChar w:fldCharType="begin"/>
      </w:r>
      <w:r w:rsidRPr="00052D2A">
        <w:rPr>
          <w:b/>
          <w:bCs/>
          <w:i w:val="0"/>
          <w:iCs w:val="0"/>
          <w:color w:val="000000" w:themeColor="text1"/>
        </w:rPr>
        <w:instrText xml:space="preserve"> SEQ Table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6</w:t>
      </w:r>
      <w:r w:rsidR="00115334" w:rsidRPr="00052D2A">
        <w:rPr>
          <w:b/>
          <w:bCs/>
          <w:i w:val="0"/>
          <w:iCs w:val="0"/>
          <w:color w:val="000000" w:themeColor="text1"/>
        </w:rPr>
        <w:fldChar w:fldCharType="end"/>
      </w:r>
      <w:r w:rsidRPr="00052D2A">
        <w:rPr>
          <w:b/>
          <w:bCs/>
          <w:i w:val="0"/>
          <w:iCs w:val="0"/>
          <w:color w:val="000000" w:themeColor="text1"/>
        </w:rPr>
        <w:t xml:space="preserve">  FR-2 Classifier CNN</w:t>
      </w:r>
      <w:bookmarkEnd w:id="80"/>
    </w:p>
    <w:tbl>
      <w:tblPr>
        <w:tblW w:w="0" w:type="auto"/>
        <w:tblInd w:w="43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4A0" w:firstRow="1" w:lastRow="0" w:firstColumn="1" w:lastColumn="0" w:noHBand="0" w:noVBand="1"/>
      </w:tblPr>
      <w:tblGrid>
        <w:gridCol w:w="1983"/>
        <w:gridCol w:w="5949"/>
      </w:tblGrid>
      <w:tr w:rsidR="00501F29" w:rsidRPr="00052D2A">
        <w:trPr>
          <w:trHeight w:val="682"/>
        </w:trPr>
        <w:tc>
          <w:tcPr>
            <w:tcW w:w="1983" w:type="dxa"/>
            <w:tcBorders>
              <w:top w:val="nil"/>
              <w:left w:val="nil"/>
              <w:bottom w:val="nil"/>
              <w:right w:val="nil"/>
            </w:tcBorders>
            <w:shd w:val="clear" w:color="auto" w:fill="5B9BD4"/>
          </w:tcPr>
          <w:p w:rsidR="00501F29" w:rsidRPr="00052D2A" w:rsidRDefault="000D2D7B">
            <w:pPr>
              <w:pStyle w:val="TableParagraph"/>
              <w:spacing w:before="11"/>
              <w:ind w:left="153"/>
              <w:rPr>
                <w:rFonts w:ascii="Times New Roman" w:hAnsi="Times New Roman" w:cs="Times New Roman"/>
                <w:b/>
                <w:sz w:val="24"/>
                <w:szCs w:val="24"/>
              </w:rPr>
            </w:pPr>
            <w:r w:rsidRPr="00052D2A">
              <w:rPr>
                <w:rFonts w:ascii="Times New Roman" w:hAnsi="Times New Roman" w:cs="Times New Roman"/>
                <w:b/>
                <w:color w:val="FFFFFF"/>
                <w:sz w:val="24"/>
                <w:szCs w:val="24"/>
              </w:rPr>
              <w:t>Identifier</w:t>
            </w:r>
          </w:p>
        </w:tc>
        <w:tc>
          <w:tcPr>
            <w:tcW w:w="5949" w:type="dxa"/>
            <w:tcBorders>
              <w:top w:val="nil"/>
              <w:left w:val="nil"/>
              <w:bottom w:val="nil"/>
              <w:right w:val="nil"/>
            </w:tcBorders>
            <w:shd w:val="clear" w:color="auto" w:fill="5B9BD4"/>
          </w:tcPr>
          <w:p w:rsidR="00501F29" w:rsidRPr="00052D2A" w:rsidRDefault="000D2D7B">
            <w:pPr>
              <w:pStyle w:val="TableParagraph"/>
              <w:spacing w:before="11"/>
              <w:rPr>
                <w:rFonts w:ascii="Times New Roman" w:hAnsi="Times New Roman" w:cs="Times New Roman"/>
                <w:b/>
                <w:sz w:val="24"/>
                <w:szCs w:val="24"/>
              </w:rPr>
            </w:pPr>
            <w:r w:rsidRPr="00052D2A">
              <w:rPr>
                <w:rFonts w:ascii="Times New Roman" w:hAnsi="Times New Roman" w:cs="Times New Roman"/>
                <w:b/>
                <w:color w:val="FFFFFF"/>
                <w:sz w:val="24"/>
                <w:szCs w:val="24"/>
              </w:rPr>
              <w:t>FR-2</w:t>
            </w:r>
          </w:p>
        </w:tc>
      </w:tr>
      <w:tr w:rsidR="00501F29" w:rsidRPr="00052D2A">
        <w:trPr>
          <w:trHeight w:val="642"/>
        </w:trPr>
        <w:tc>
          <w:tcPr>
            <w:tcW w:w="1983" w:type="dxa"/>
            <w:tcBorders>
              <w:top w:val="nil"/>
            </w:tcBorders>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Title</w:t>
            </w:r>
          </w:p>
        </w:tc>
        <w:tc>
          <w:tcPr>
            <w:tcW w:w="5949" w:type="dxa"/>
            <w:tcBorders>
              <w:top w:val="nil"/>
            </w:tcBorders>
            <w:shd w:val="clear" w:color="auto" w:fill="DEEAF6"/>
          </w:tcPr>
          <w:p w:rsidR="00501F29" w:rsidRPr="00052D2A" w:rsidRDefault="000D2D7B">
            <w:pPr>
              <w:pStyle w:val="TableParagraph"/>
              <w:ind w:left="105"/>
              <w:rPr>
                <w:rFonts w:ascii="Times New Roman" w:hAnsi="Times New Roman" w:cs="Times New Roman"/>
                <w:sz w:val="24"/>
                <w:szCs w:val="24"/>
              </w:rPr>
            </w:pPr>
            <w:r w:rsidRPr="00052D2A">
              <w:rPr>
                <w:rFonts w:ascii="Times New Roman" w:hAnsi="Times New Roman" w:cs="Times New Roman"/>
                <w:sz w:val="24"/>
                <w:szCs w:val="24"/>
              </w:rPr>
              <w:t>Classifier CNN</w:t>
            </w:r>
          </w:p>
        </w:tc>
      </w:tr>
      <w:tr w:rsidR="00501F29" w:rsidRPr="00052D2A">
        <w:trPr>
          <w:trHeight w:val="1300"/>
        </w:trPr>
        <w:tc>
          <w:tcPr>
            <w:tcW w:w="1983"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Requirements</w:t>
            </w:r>
          </w:p>
        </w:tc>
        <w:tc>
          <w:tcPr>
            <w:tcW w:w="5949" w:type="dxa"/>
          </w:tcPr>
          <w:p w:rsidR="00501F29" w:rsidRPr="00052D2A" w:rsidRDefault="000D2D7B">
            <w:pPr>
              <w:pStyle w:val="TableParagraph"/>
              <w:spacing w:line="360" w:lineRule="auto"/>
              <w:ind w:left="105" w:right="77"/>
              <w:rPr>
                <w:rFonts w:ascii="Times New Roman" w:hAnsi="Times New Roman" w:cs="Times New Roman"/>
                <w:sz w:val="24"/>
                <w:szCs w:val="24"/>
              </w:rPr>
            </w:pPr>
            <w:r w:rsidRPr="00052D2A">
              <w:rPr>
                <w:rFonts w:ascii="Times New Roman" w:hAnsi="Times New Roman" w:cs="Times New Roman"/>
                <w:sz w:val="24"/>
                <w:szCs w:val="24"/>
              </w:rPr>
              <w:t>The system performs the classification and predict the brain tumor label.</w:t>
            </w:r>
          </w:p>
        </w:tc>
      </w:tr>
      <w:tr w:rsidR="00501F29" w:rsidRPr="00052D2A">
        <w:trPr>
          <w:trHeight w:val="661"/>
        </w:trPr>
        <w:tc>
          <w:tcPr>
            <w:tcW w:w="1983" w:type="dxa"/>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Dependencies</w:t>
            </w:r>
          </w:p>
        </w:tc>
        <w:tc>
          <w:tcPr>
            <w:tcW w:w="5949" w:type="dxa"/>
            <w:shd w:val="clear" w:color="auto" w:fill="DEEAF6"/>
          </w:tcPr>
          <w:p w:rsidR="00501F29" w:rsidRPr="00052D2A" w:rsidRDefault="000D2D7B">
            <w:pPr>
              <w:pStyle w:val="TableParagraph"/>
              <w:ind w:left="105"/>
              <w:rPr>
                <w:rFonts w:ascii="Times New Roman" w:hAnsi="Times New Roman" w:cs="Times New Roman"/>
                <w:sz w:val="24"/>
                <w:szCs w:val="24"/>
              </w:rPr>
            </w:pPr>
            <w:r w:rsidRPr="00052D2A">
              <w:rPr>
                <w:rFonts w:ascii="Times New Roman" w:hAnsi="Times New Roman" w:cs="Times New Roman"/>
                <w:sz w:val="24"/>
                <w:szCs w:val="24"/>
              </w:rPr>
              <w:t>FR-1</w:t>
            </w:r>
          </w:p>
        </w:tc>
      </w:tr>
    </w:tbl>
    <w:p w:rsidR="00501F29" w:rsidRPr="00052D2A" w:rsidRDefault="00501F29">
      <w:pPr>
        <w:pStyle w:val="BodyText"/>
        <w:rPr>
          <w:b/>
        </w:rPr>
      </w:pPr>
    </w:p>
    <w:p w:rsidR="00501F29" w:rsidRPr="00052D2A" w:rsidRDefault="00501F29">
      <w:pPr>
        <w:pStyle w:val="BodyText"/>
        <w:rPr>
          <w:b/>
          <w:sz w:val="32"/>
        </w:rPr>
      </w:pPr>
    </w:p>
    <w:p w:rsidR="00501F29" w:rsidRPr="00052D2A" w:rsidRDefault="00501F29">
      <w:pPr>
        <w:pStyle w:val="BodyText"/>
        <w:rPr>
          <w:b/>
          <w:sz w:val="32"/>
        </w:rPr>
      </w:pPr>
    </w:p>
    <w:p w:rsidR="00501F29" w:rsidRPr="00052D2A" w:rsidRDefault="00501F29">
      <w:pPr>
        <w:pStyle w:val="BodyText"/>
        <w:rPr>
          <w:b/>
          <w:sz w:val="32"/>
        </w:rPr>
      </w:pPr>
    </w:p>
    <w:p w:rsidR="00501F29" w:rsidRPr="00052D2A" w:rsidRDefault="00501F29">
      <w:pPr>
        <w:pStyle w:val="BodyText"/>
        <w:rPr>
          <w:b/>
          <w:sz w:val="32"/>
        </w:rPr>
      </w:pPr>
    </w:p>
    <w:p w:rsidR="00501F29" w:rsidRPr="00052D2A" w:rsidRDefault="000D2D7B">
      <w:pPr>
        <w:pStyle w:val="Heading2"/>
        <w:rPr>
          <w:sz w:val="28"/>
          <w:szCs w:val="28"/>
        </w:rPr>
      </w:pPr>
      <w:bookmarkStart w:id="81" w:name="_Toc73242378"/>
      <w:r w:rsidRPr="00052D2A">
        <w:rPr>
          <w:sz w:val="28"/>
          <w:szCs w:val="28"/>
        </w:rPr>
        <w:t>3.3.4 Result</w:t>
      </w:r>
      <w:bookmarkEnd w:id="81"/>
    </w:p>
    <w:p w:rsidR="00501F29" w:rsidRPr="00052D2A" w:rsidRDefault="00501F29">
      <w:pPr>
        <w:pStyle w:val="Caption"/>
        <w:keepNext/>
        <w:rPr>
          <w:b/>
          <w:bCs/>
          <w:i w:val="0"/>
          <w:iCs w:val="0"/>
          <w:color w:val="000000" w:themeColor="text1"/>
        </w:rPr>
      </w:pPr>
      <w:bookmarkStart w:id="82" w:name="_bookmark32"/>
      <w:bookmarkEnd w:id="82"/>
    </w:p>
    <w:p w:rsidR="00501F29" w:rsidRPr="00052D2A" w:rsidRDefault="000D2D7B">
      <w:pPr>
        <w:pStyle w:val="Caption"/>
        <w:keepNext/>
        <w:jc w:val="center"/>
        <w:rPr>
          <w:b/>
          <w:bCs/>
          <w:i w:val="0"/>
          <w:iCs w:val="0"/>
          <w:color w:val="000000" w:themeColor="text1"/>
        </w:rPr>
      </w:pPr>
      <w:bookmarkStart w:id="83" w:name="_Toc67489457"/>
      <w:r w:rsidRPr="00052D2A">
        <w:rPr>
          <w:b/>
          <w:bCs/>
          <w:i w:val="0"/>
          <w:iCs w:val="0"/>
          <w:color w:val="000000" w:themeColor="text1"/>
        </w:rPr>
        <w:t>Table 3</w:t>
      </w:r>
      <w:r w:rsidRPr="00052D2A">
        <w:rPr>
          <w:b/>
          <w:bCs/>
          <w:i w:val="0"/>
          <w:iCs w:val="0"/>
          <w:color w:val="000000" w:themeColor="text1"/>
        </w:rPr>
        <w:noBreakHyphen/>
      </w:r>
      <w:r w:rsidR="00115334" w:rsidRPr="00052D2A">
        <w:rPr>
          <w:b/>
          <w:bCs/>
          <w:i w:val="0"/>
          <w:iCs w:val="0"/>
          <w:color w:val="000000" w:themeColor="text1"/>
        </w:rPr>
        <w:fldChar w:fldCharType="begin"/>
      </w:r>
      <w:r w:rsidRPr="00052D2A">
        <w:rPr>
          <w:b/>
          <w:bCs/>
          <w:i w:val="0"/>
          <w:iCs w:val="0"/>
          <w:color w:val="000000" w:themeColor="text1"/>
        </w:rPr>
        <w:instrText xml:space="preserve"> SEQ Table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7</w:t>
      </w:r>
      <w:r w:rsidR="00115334" w:rsidRPr="00052D2A">
        <w:rPr>
          <w:b/>
          <w:bCs/>
          <w:i w:val="0"/>
          <w:iCs w:val="0"/>
          <w:color w:val="000000" w:themeColor="text1"/>
        </w:rPr>
        <w:fldChar w:fldCharType="end"/>
      </w:r>
      <w:r w:rsidRPr="00052D2A">
        <w:rPr>
          <w:b/>
          <w:bCs/>
          <w:i w:val="0"/>
          <w:iCs w:val="0"/>
          <w:color w:val="000000" w:themeColor="text1"/>
        </w:rPr>
        <w:t xml:space="preserve"> FR-3 Output</w:t>
      </w:r>
      <w:bookmarkEnd w:id="83"/>
    </w:p>
    <w:tbl>
      <w:tblPr>
        <w:tblW w:w="0" w:type="auto"/>
        <w:tblInd w:w="368"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4A0" w:firstRow="1" w:lastRow="0" w:firstColumn="1" w:lastColumn="0" w:noHBand="0" w:noVBand="1"/>
      </w:tblPr>
      <w:tblGrid>
        <w:gridCol w:w="2267"/>
        <w:gridCol w:w="5796"/>
      </w:tblGrid>
      <w:tr w:rsidR="00501F29" w:rsidRPr="00052D2A">
        <w:trPr>
          <w:trHeight w:val="576"/>
        </w:trPr>
        <w:tc>
          <w:tcPr>
            <w:tcW w:w="2267" w:type="dxa"/>
            <w:tcBorders>
              <w:top w:val="nil"/>
              <w:left w:val="nil"/>
              <w:bottom w:val="nil"/>
              <w:right w:val="nil"/>
            </w:tcBorders>
            <w:shd w:val="clear" w:color="auto" w:fill="5B9BD4"/>
          </w:tcPr>
          <w:p w:rsidR="00501F29" w:rsidRPr="00052D2A" w:rsidRDefault="000D2D7B">
            <w:pPr>
              <w:pStyle w:val="TableParagraph"/>
              <w:spacing w:before="11"/>
              <w:ind w:left="115"/>
              <w:rPr>
                <w:rFonts w:ascii="Times New Roman" w:hAnsi="Times New Roman" w:cs="Times New Roman"/>
                <w:b/>
                <w:sz w:val="24"/>
                <w:szCs w:val="24"/>
              </w:rPr>
            </w:pPr>
            <w:r w:rsidRPr="00052D2A">
              <w:rPr>
                <w:rFonts w:ascii="Times New Roman" w:hAnsi="Times New Roman" w:cs="Times New Roman"/>
                <w:b/>
                <w:color w:val="FFFFFF"/>
                <w:sz w:val="24"/>
                <w:szCs w:val="24"/>
              </w:rPr>
              <w:t>Identifier</w:t>
            </w:r>
          </w:p>
        </w:tc>
        <w:tc>
          <w:tcPr>
            <w:tcW w:w="5796" w:type="dxa"/>
            <w:tcBorders>
              <w:top w:val="nil"/>
              <w:left w:val="nil"/>
              <w:bottom w:val="nil"/>
              <w:right w:val="nil"/>
            </w:tcBorders>
            <w:shd w:val="clear" w:color="auto" w:fill="5B9BD4"/>
          </w:tcPr>
          <w:p w:rsidR="00501F29" w:rsidRPr="00052D2A" w:rsidRDefault="000D2D7B">
            <w:pPr>
              <w:pStyle w:val="TableParagraph"/>
              <w:spacing w:before="11"/>
              <w:rPr>
                <w:rFonts w:ascii="Times New Roman" w:hAnsi="Times New Roman" w:cs="Times New Roman"/>
                <w:b/>
                <w:sz w:val="24"/>
                <w:szCs w:val="24"/>
              </w:rPr>
            </w:pPr>
            <w:r w:rsidRPr="00052D2A">
              <w:rPr>
                <w:rFonts w:ascii="Times New Roman" w:hAnsi="Times New Roman" w:cs="Times New Roman"/>
                <w:b/>
                <w:color w:val="FFFFFF"/>
                <w:sz w:val="24"/>
                <w:szCs w:val="24"/>
              </w:rPr>
              <w:t>FR-3</w:t>
            </w:r>
          </w:p>
        </w:tc>
      </w:tr>
      <w:tr w:rsidR="00501F29" w:rsidRPr="00052D2A">
        <w:trPr>
          <w:trHeight w:val="570"/>
        </w:trPr>
        <w:tc>
          <w:tcPr>
            <w:tcW w:w="2267" w:type="dxa"/>
            <w:tcBorders>
              <w:top w:val="nil"/>
            </w:tcBorders>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Title</w:t>
            </w:r>
          </w:p>
        </w:tc>
        <w:tc>
          <w:tcPr>
            <w:tcW w:w="5796" w:type="dxa"/>
            <w:tcBorders>
              <w:top w:val="nil"/>
            </w:tcBorders>
            <w:shd w:val="clear" w:color="auto" w:fill="DEEAF6"/>
          </w:tcPr>
          <w:p w:rsidR="00501F29" w:rsidRPr="00052D2A" w:rsidRDefault="000D2D7B">
            <w:pPr>
              <w:pStyle w:val="TableParagraph"/>
              <w:ind w:left="105"/>
              <w:rPr>
                <w:rFonts w:ascii="Times New Roman" w:hAnsi="Times New Roman" w:cs="Times New Roman"/>
                <w:sz w:val="24"/>
                <w:szCs w:val="24"/>
              </w:rPr>
            </w:pPr>
            <w:r w:rsidRPr="00052D2A">
              <w:rPr>
                <w:rFonts w:ascii="Times New Roman" w:hAnsi="Times New Roman" w:cs="Times New Roman"/>
                <w:sz w:val="24"/>
                <w:szCs w:val="24"/>
              </w:rPr>
              <w:t>Result</w:t>
            </w:r>
          </w:p>
        </w:tc>
      </w:tr>
      <w:tr w:rsidR="00501F29" w:rsidRPr="00052D2A">
        <w:trPr>
          <w:trHeight w:val="1128"/>
        </w:trPr>
        <w:tc>
          <w:tcPr>
            <w:tcW w:w="2267" w:type="dxa"/>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Requirements</w:t>
            </w:r>
          </w:p>
        </w:tc>
        <w:tc>
          <w:tcPr>
            <w:tcW w:w="5796" w:type="dxa"/>
          </w:tcPr>
          <w:p w:rsidR="00501F29" w:rsidRPr="00052D2A" w:rsidRDefault="000D2D7B">
            <w:pPr>
              <w:pStyle w:val="TableParagraph"/>
              <w:spacing w:line="360" w:lineRule="auto"/>
              <w:ind w:left="105"/>
              <w:rPr>
                <w:rFonts w:ascii="Times New Roman" w:hAnsi="Times New Roman" w:cs="Times New Roman"/>
                <w:sz w:val="24"/>
                <w:szCs w:val="24"/>
              </w:rPr>
            </w:pPr>
            <w:r w:rsidRPr="00052D2A">
              <w:rPr>
                <w:rFonts w:ascii="Times New Roman" w:hAnsi="Times New Roman" w:cs="Times New Roman"/>
                <w:sz w:val="24"/>
                <w:szCs w:val="24"/>
              </w:rPr>
              <w:t>When prediction is done, the result is shown.</w:t>
            </w:r>
          </w:p>
        </w:tc>
      </w:tr>
      <w:tr w:rsidR="00501F29" w:rsidRPr="00052D2A">
        <w:trPr>
          <w:trHeight w:val="556"/>
        </w:trPr>
        <w:tc>
          <w:tcPr>
            <w:tcW w:w="2267" w:type="dxa"/>
            <w:shd w:val="clear" w:color="auto" w:fill="DEEAF6"/>
          </w:tcPr>
          <w:p w:rsidR="00501F29" w:rsidRPr="00052D2A" w:rsidRDefault="000D2D7B">
            <w:pPr>
              <w:pStyle w:val="TableParagraph"/>
              <w:rPr>
                <w:rFonts w:ascii="Times New Roman" w:hAnsi="Times New Roman" w:cs="Times New Roman"/>
                <w:b/>
                <w:sz w:val="24"/>
                <w:szCs w:val="24"/>
              </w:rPr>
            </w:pPr>
            <w:r w:rsidRPr="00052D2A">
              <w:rPr>
                <w:rFonts w:ascii="Times New Roman" w:hAnsi="Times New Roman" w:cs="Times New Roman"/>
                <w:b/>
                <w:sz w:val="24"/>
                <w:szCs w:val="24"/>
              </w:rPr>
              <w:t>Dependencies</w:t>
            </w:r>
          </w:p>
        </w:tc>
        <w:tc>
          <w:tcPr>
            <w:tcW w:w="5796" w:type="dxa"/>
            <w:shd w:val="clear" w:color="auto" w:fill="DEEAF6"/>
          </w:tcPr>
          <w:p w:rsidR="00501F29" w:rsidRPr="00052D2A" w:rsidRDefault="000D2D7B">
            <w:pPr>
              <w:pStyle w:val="TableParagraph"/>
              <w:ind w:left="105"/>
              <w:rPr>
                <w:rFonts w:ascii="Times New Roman" w:hAnsi="Times New Roman" w:cs="Times New Roman"/>
                <w:sz w:val="24"/>
                <w:szCs w:val="24"/>
              </w:rPr>
            </w:pPr>
            <w:r w:rsidRPr="00052D2A">
              <w:rPr>
                <w:rFonts w:ascii="Times New Roman" w:hAnsi="Times New Roman" w:cs="Times New Roman"/>
                <w:sz w:val="24"/>
                <w:szCs w:val="24"/>
              </w:rPr>
              <w:t>FR-2</w:t>
            </w:r>
          </w:p>
        </w:tc>
      </w:tr>
    </w:tbl>
    <w:p w:rsidR="00501F29" w:rsidRPr="00052D2A" w:rsidRDefault="00501F29">
      <w:pPr>
        <w:pStyle w:val="BodyText"/>
        <w:spacing w:before="7"/>
        <w:rPr>
          <w:b/>
          <w:sz w:val="20"/>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0D2D7B">
      <w:pPr>
        <w:pStyle w:val="Heading2"/>
        <w:rPr>
          <w:sz w:val="28"/>
          <w:szCs w:val="28"/>
        </w:rPr>
      </w:pPr>
      <w:bookmarkStart w:id="84" w:name="_Toc73242379"/>
      <w:r w:rsidRPr="00052D2A">
        <w:rPr>
          <w:sz w:val="28"/>
          <w:szCs w:val="28"/>
        </w:rPr>
        <w:lastRenderedPageBreak/>
        <w:t>3.4 Non-Functional Requirement</w:t>
      </w:r>
      <w:bookmarkEnd w:id="84"/>
    </w:p>
    <w:p w:rsidR="00501F29" w:rsidRPr="00052D2A" w:rsidRDefault="00501F29">
      <w:pPr>
        <w:pStyle w:val="BodyText"/>
        <w:rPr>
          <w:b/>
          <w:i/>
          <w:sz w:val="35"/>
        </w:rPr>
      </w:pPr>
    </w:p>
    <w:p w:rsidR="00501F29" w:rsidRPr="00052D2A" w:rsidRDefault="000D2D7B">
      <w:pPr>
        <w:pStyle w:val="Heading2"/>
        <w:rPr>
          <w:sz w:val="28"/>
          <w:szCs w:val="28"/>
        </w:rPr>
      </w:pPr>
      <w:bookmarkStart w:id="85" w:name="_Toc73242380"/>
      <w:r w:rsidRPr="00052D2A">
        <w:rPr>
          <w:sz w:val="28"/>
          <w:szCs w:val="28"/>
        </w:rPr>
        <w:t>3.4.1 Performance</w:t>
      </w:r>
      <w:bookmarkEnd w:id="85"/>
    </w:p>
    <w:p w:rsidR="00501F29" w:rsidRPr="00052D2A" w:rsidRDefault="000D2D7B">
      <w:pPr>
        <w:pStyle w:val="BodyText"/>
        <w:spacing w:before="209" w:line="360" w:lineRule="auto"/>
        <w:ind w:left="140"/>
        <w:rPr>
          <w:sz w:val="24"/>
          <w:szCs w:val="24"/>
        </w:rPr>
      </w:pPr>
      <w:r w:rsidRPr="00052D2A">
        <w:rPr>
          <w:sz w:val="24"/>
          <w:szCs w:val="24"/>
        </w:rPr>
        <w:t>Performance</w:t>
      </w:r>
      <w:r w:rsidR="0062244D">
        <w:rPr>
          <w:sz w:val="24"/>
          <w:szCs w:val="24"/>
        </w:rPr>
        <w:t xml:space="preserve"> </w:t>
      </w:r>
      <w:r w:rsidRPr="00052D2A">
        <w:rPr>
          <w:sz w:val="24"/>
          <w:szCs w:val="24"/>
        </w:rPr>
        <w:t>of</w:t>
      </w:r>
      <w:r w:rsidR="0062244D">
        <w:rPr>
          <w:sz w:val="24"/>
          <w:szCs w:val="24"/>
        </w:rPr>
        <w:t xml:space="preserve"> </w:t>
      </w:r>
      <w:r w:rsidRPr="00052D2A">
        <w:rPr>
          <w:sz w:val="24"/>
          <w:szCs w:val="24"/>
        </w:rPr>
        <w:t>our</w:t>
      </w:r>
      <w:r w:rsidR="0062244D">
        <w:rPr>
          <w:sz w:val="24"/>
          <w:szCs w:val="24"/>
        </w:rPr>
        <w:t xml:space="preserve"> </w:t>
      </w:r>
      <w:r w:rsidRPr="00052D2A">
        <w:rPr>
          <w:sz w:val="24"/>
          <w:szCs w:val="24"/>
        </w:rPr>
        <w:t>system</w:t>
      </w:r>
      <w:r w:rsidR="0062244D">
        <w:rPr>
          <w:sz w:val="24"/>
          <w:szCs w:val="24"/>
        </w:rPr>
        <w:t xml:space="preserve"> </w:t>
      </w:r>
      <w:r w:rsidRPr="00052D2A">
        <w:rPr>
          <w:sz w:val="24"/>
          <w:szCs w:val="24"/>
        </w:rPr>
        <w:t>is</w:t>
      </w:r>
      <w:r w:rsidR="0062244D">
        <w:rPr>
          <w:sz w:val="24"/>
          <w:szCs w:val="24"/>
        </w:rPr>
        <w:t xml:space="preserve"> </w:t>
      </w:r>
      <w:proofErr w:type="gramStart"/>
      <w:r w:rsidRPr="00052D2A">
        <w:rPr>
          <w:sz w:val="24"/>
          <w:szCs w:val="24"/>
        </w:rPr>
        <w:t>efficient</w:t>
      </w:r>
      <w:r w:rsidR="0062244D">
        <w:rPr>
          <w:sz w:val="24"/>
          <w:szCs w:val="24"/>
        </w:rPr>
        <w:t xml:space="preserve"> </w:t>
      </w:r>
      <w:r w:rsidRPr="00052D2A">
        <w:rPr>
          <w:sz w:val="24"/>
          <w:szCs w:val="24"/>
        </w:rPr>
        <w:t>,and</w:t>
      </w:r>
      <w:proofErr w:type="gramEnd"/>
      <w:r w:rsidR="0062244D">
        <w:rPr>
          <w:sz w:val="24"/>
          <w:szCs w:val="24"/>
        </w:rPr>
        <w:t xml:space="preserve"> </w:t>
      </w:r>
      <w:r w:rsidRPr="00052D2A">
        <w:rPr>
          <w:sz w:val="24"/>
          <w:szCs w:val="24"/>
        </w:rPr>
        <w:t>it</w:t>
      </w:r>
      <w:r w:rsidR="0062244D">
        <w:rPr>
          <w:sz w:val="24"/>
          <w:szCs w:val="24"/>
        </w:rPr>
        <w:t xml:space="preserve"> </w:t>
      </w:r>
      <w:r w:rsidRPr="00052D2A">
        <w:rPr>
          <w:sz w:val="24"/>
          <w:szCs w:val="24"/>
        </w:rPr>
        <w:t>takes</w:t>
      </w:r>
      <w:r w:rsidR="0062244D">
        <w:rPr>
          <w:sz w:val="24"/>
          <w:szCs w:val="24"/>
        </w:rPr>
        <w:t xml:space="preserve"> </w:t>
      </w:r>
      <w:r w:rsidRPr="00052D2A">
        <w:rPr>
          <w:sz w:val="24"/>
          <w:szCs w:val="24"/>
        </w:rPr>
        <w:t>very</w:t>
      </w:r>
      <w:r w:rsidR="0062244D">
        <w:rPr>
          <w:sz w:val="24"/>
          <w:szCs w:val="24"/>
        </w:rPr>
        <w:t xml:space="preserve"> </w:t>
      </w:r>
      <w:r w:rsidRPr="00052D2A">
        <w:rPr>
          <w:sz w:val="24"/>
          <w:szCs w:val="24"/>
        </w:rPr>
        <w:t>less</w:t>
      </w:r>
      <w:r w:rsidR="0062244D">
        <w:rPr>
          <w:sz w:val="24"/>
          <w:szCs w:val="24"/>
        </w:rPr>
        <w:t xml:space="preserve"> </w:t>
      </w:r>
      <w:r w:rsidRPr="00052D2A">
        <w:rPr>
          <w:sz w:val="24"/>
          <w:szCs w:val="24"/>
        </w:rPr>
        <w:t>time</w:t>
      </w:r>
      <w:r w:rsidR="0062244D">
        <w:rPr>
          <w:sz w:val="24"/>
          <w:szCs w:val="24"/>
        </w:rPr>
        <w:t xml:space="preserve"> </w:t>
      </w:r>
      <w:r w:rsidRPr="00052D2A">
        <w:rPr>
          <w:sz w:val="24"/>
          <w:szCs w:val="24"/>
        </w:rPr>
        <w:t>to</w:t>
      </w:r>
      <w:r w:rsidR="0062244D">
        <w:rPr>
          <w:sz w:val="24"/>
          <w:szCs w:val="24"/>
        </w:rPr>
        <w:t xml:space="preserve"> </w:t>
      </w:r>
      <w:r w:rsidRPr="00052D2A">
        <w:rPr>
          <w:sz w:val="24"/>
          <w:szCs w:val="24"/>
        </w:rPr>
        <w:t>perform</w:t>
      </w:r>
      <w:r w:rsidR="0062244D">
        <w:rPr>
          <w:sz w:val="24"/>
          <w:szCs w:val="24"/>
        </w:rPr>
        <w:t xml:space="preserve"> </w:t>
      </w:r>
      <w:r w:rsidRPr="00052D2A">
        <w:rPr>
          <w:sz w:val="24"/>
          <w:szCs w:val="24"/>
        </w:rPr>
        <w:t>the</w:t>
      </w:r>
      <w:r w:rsidR="0062244D">
        <w:rPr>
          <w:sz w:val="24"/>
          <w:szCs w:val="24"/>
        </w:rPr>
        <w:t xml:space="preserve"> </w:t>
      </w:r>
      <w:proofErr w:type="spellStart"/>
      <w:r w:rsidRPr="00052D2A">
        <w:rPr>
          <w:sz w:val="24"/>
          <w:szCs w:val="24"/>
        </w:rPr>
        <w:t>action.Our</w:t>
      </w:r>
      <w:proofErr w:type="spellEnd"/>
      <w:r w:rsidR="0062244D">
        <w:rPr>
          <w:sz w:val="24"/>
          <w:szCs w:val="24"/>
        </w:rPr>
        <w:t xml:space="preserve"> </w:t>
      </w:r>
      <w:r w:rsidRPr="00052D2A">
        <w:rPr>
          <w:sz w:val="24"/>
          <w:szCs w:val="24"/>
        </w:rPr>
        <w:t>CAD system saves the time.</w:t>
      </w:r>
    </w:p>
    <w:p w:rsidR="00501F29" w:rsidRPr="00052D2A" w:rsidRDefault="00501F29">
      <w:pPr>
        <w:pStyle w:val="BodyText"/>
        <w:spacing w:before="10"/>
        <w:rPr>
          <w:sz w:val="20"/>
        </w:rPr>
      </w:pPr>
    </w:p>
    <w:p w:rsidR="00501F29" w:rsidRPr="00052D2A" w:rsidRDefault="000D2D7B">
      <w:pPr>
        <w:pStyle w:val="Heading2"/>
        <w:rPr>
          <w:sz w:val="28"/>
          <w:szCs w:val="28"/>
        </w:rPr>
      </w:pPr>
      <w:bookmarkStart w:id="86" w:name="_Toc73242381"/>
      <w:r w:rsidRPr="00052D2A">
        <w:rPr>
          <w:sz w:val="28"/>
          <w:szCs w:val="28"/>
        </w:rPr>
        <w:t>3.4.2 Capacity</w:t>
      </w:r>
      <w:bookmarkEnd w:id="86"/>
    </w:p>
    <w:p w:rsidR="00501F29" w:rsidRPr="00052D2A" w:rsidRDefault="000D2D7B">
      <w:pPr>
        <w:pStyle w:val="BodyText"/>
        <w:spacing w:before="208"/>
        <w:ind w:left="140"/>
        <w:rPr>
          <w:sz w:val="24"/>
          <w:szCs w:val="24"/>
        </w:rPr>
      </w:pPr>
      <w:r w:rsidRPr="00052D2A">
        <w:rPr>
          <w:sz w:val="24"/>
          <w:szCs w:val="24"/>
        </w:rPr>
        <w:t>Our system must meet the agreed capacity.</w:t>
      </w:r>
    </w:p>
    <w:p w:rsidR="00501F29" w:rsidRPr="00052D2A" w:rsidRDefault="00501F29">
      <w:pPr>
        <w:pStyle w:val="BodyText"/>
        <w:rPr>
          <w:sz w:val="32"/>
        </w:rPr>
      </w:pPr>
    </w:p>
    <w:p w:rsidR="00501F29" w:rsidRPr="00052D2A" w:rsidRDefault="000D2D7B">
      <w:pPr>
        <w:pStyle w:val="Heading2"/>
        <w:rPr>
          <w:sz w:val="28"/>
          <w:szCs w:val="28"/>
        </w:rPr>
      </w:pPr>
      <w:bookmarkStart w:id="87" w:name="_Toc73242382"/>
      <w:r w:rsidRPr="00052D2A">
        <w:rPr>
          <w:sz w:val="28"/>
          <w:szCs w:val="28"/>
        </w:rPr>
        <w:t>3.4.3 Availability</w:t>
      </w:r>
      <w:bookmarkEnd w:id="87"/>
    </w:p>
    <w:p w:rsidR="00501F29" w:rsidRPr="00052D2A" w:rsidRDefault="000D2D7B">
      <w:pPr>
        <w:pStyle w:val="BodyText"/>
        <w:spacing w:before="209"/>
        <w:ind w:left="140"/>
        <w:rPr>
          <w:sz w:val="24"/>
          <w:szCs w:val="24"/>
        </w:rPr>
      </w:pPr>
      <w:r w:rsidRPr="00052D2A">
        <w:rPr>
          <w:sz w:val="24"/>
          <w:szCs w:val="24"/>
        </w:rPr>
        <w:t>The system will be available into any hospital or clinic.</w:t>
      </w:r>
    </w:p>
    <w:p w:rsidR="00501F29" w:rsidRPr="00052D2A" w:rsidRDefault="00501F29">
      <w:pPr>
        <w:pStyle w:val="BodyText"/>
        <w:spacing w:before="11"/>
        <w:rPr>
          <w:sz w:val="31"/>
        </w:rPr>
      </w:pPr>
    </w:p>
    <w:p w:rsidR="00501F29" w:rsidRPr="00052D2A" w:rsidRDefault="000D2D7B">
      <w:pPr>
        <w:pStyle w:val="Heading2"/>
        <w:rPr>
          <w:sz w:val="28"/>
          <w:szCs w:val="28"/>
        </w:rPr>
      </w:pPr>
      <w:bookmarkStart w:id="88" w:name="_Toc73242383"/>
      <w:r w:rsidRPr="00052D2A">
        <w:rPr>
          <w:sz w:val="28"/>
          <w:szCs w:val="28"/>
        </w:rPr>
        <w:t>3.4.4 Reliability</w:t>
      </w:r>
      <w:bookmarkEnd w:id="88"/>
    </w:p>
    <w:p w:rsidR="00501F29" w:rsidRPr="00052D2A" w:rsidRDefault="000D2D7B">
      <w:pPr>
        <w:pStyle w:val="BodyText"/>
        <w:spacing w:before="209"/>
        <w:ind w:left="140"/>
        <w:rPr>
          <w:sz w:val="24"/>
          <w:szCs w:val="24"/>
        </w:rPr>
      </w:pPr>
      <w:r w:rsidRPr="00052D2A">
        <w:rPr>
          <w:sz w:val="24"/>
          <w:szCs w:val="24"/>
        </w:rPr>
        <w:t>Our system is reliable and generates an accurate result.</w:t>
      </w:r>
    </w:p>
    <w:p w:rsidR="00501F29" w:rsidRPr="00052D2A" w:rsidRDefault="00501F29">
      <w:pPr>
        <w:pStyle w:val="BodyText"/>
        <w:spacing w:before="209"/>
        <w:ind w:left="140"/>
      </w:pPr>
    </w:p>
    <w:p w:rsidR="00501F29" w:rsidRPr="00052D2A" w:rsidRDefault="000D2D7B">
      <w:pPr>
        <w:pStyle w:val="Heading2"/>
        <w:rPr>
          <w:sz w:val="28"/>
          <w:szCs w:val="28"/>
        </w:rPr>
      </w:pPr>
      <w:bookmarkStart w:id="89" w:name="_Toc73242384"/>
      <w:r w:rsidRPr="00052D2A">
        <w:rPr>
          <w:sz w:val="28"/>
          <w:szCs w:val="28"/>
        </w:rPr>
        <w:t>3.4.5 Maintainability</w:t>
      </w:r>
      <w:bookmarkEnd w:id="89"/>
    </w:p>
    <w:p w:rsidR="00501F29" w:rsidRPr="00052D2A" w:rsidRDefault="000D2D7B">
      <w:pPr>
        <w:pStyle w:val="BodyText"/>
        <w:spacing w:before="209"/>
        <w:ind w:left="140"/>
        <w:rPr>
          <w:sz w:val="24"/>
          <w:szCs w:val="24"/>
        </w:rPr>
      </w:pPr>
      <w:r w:rsidRPr="00052D2A">
        <w:rPr>
          <w:sz w:val="24"/>
          <w:szCs w:val="24"/>
        </w:rPr>
        <w:t>Our system will be maintained properly and any feedback from the user is our priority while performing maintenance.</w:t>
      </w:r>
    </w:p>
    <w:p w:rsidR="00501F29" w:rsidRPr="00052D2A" w:rsidRDefault="00501F29">
      <w:pPr>
        <w:pStyle w:val="BodyText"/>
        <w:spacing w:before="10"/>
        <w:rPr>
          <w:sz w:val="20"/>
        </w:rPr>
      </w:pPr>
    </w:p>
    <w:p w:rsidR="00501F29" w:rsidRPr="00052D2A" w:rsidRDefault="000D2D7B">
      <w:pPr>
        <w:pStyle w:val="Heading2"/>
        <w:rPr>
          <w:sz w:val="28"/>
          <w:szCs w:val="28"/>
        </w:rPr>
      </w:pPr>
      <w:bookmarkStart w:id="90" w:name="_Toc73242385"/>
      <w:r w:rsidRPr="00052D2A">
        <w:rPr>
          <w:sz w:val="28"/>
          <w:szCs w:val="28"/>
        </w:rPr>
        <w:t>3.4.6 Efficiency</w:t>
      </w:r>
      <w:bookmarkEnd w:id="90"/>
    </w:p>
    <w:p w:rsidR="00501F29" w:rsidRPr="00052D2A" w:rsidRDefault="000D2D7B">
      <w:pPr>
        <w:pStyle w:val="BodyText"/>
        <w:spacing w:before="208" w:line="360" w:lineRule="auto"/>
        <w:ind w:left="140" w:right="315"/>
        <w:rPr>
          <w:sz w:val="24"/>
          <w:szCs w:val="24"/>
        </w:rPr>
      </w:pPr>
      <w:r w:rsidRPr="00052D2A">
        <w:rPr>
          <w:sz w:val="24"/>
          <w:szCs w:val="24"/>
        </w:rPr>
        <w:t>This system is efficient as it does not require any kind of effort to use it and does not take much time.</w:t>
      </w:r>
    </w:p>
    <w:p w:rsidR="00501F29" w:rsidRPr="00052D2A" w:rsidRDefault="00501F29">
      <w:pPr>
        <w:pStyle w:val="BodyText"/>
        <w:rPr>
          <w:sz w:val="21"/>
        </w:rPr>
      </w:pPr>
    </w:p>
    <w:p w:rsidR="00501F29" w:rsidRPr="00052D2A" w:rsidRDefault="000D2D7B">
      <w:pPr>
        <w:pStyle w:val="Heading2"/>
        <w:rPr>
          <w:sz w:val="28"/>
          <w:szCs w:val="28"/>
        </w:rPr>
      </w:pPr>
      <w:bookmarkStart w:id="91" w:name="_Toc73242386"/>
      <w:r w:rsidRPr="00052D2A">
        <w:rPr>
          <w:sz w:val="28"/>
          <w:szCs w:val="28"/>
        </w:rPr>
        <w:t>3.4.7 Flexibility</w:t>
      </w:r>
      <w:bookmarkEnd w:id="91"/>
    </w:p>
    <w:p w:rsidR="00501F29" w:rsidRPr="00052D2A" w:rsidRDefault="000D2D7B">
      <w:pPr>
        <w:pStyle w:val="BodyText"/>
        <w:spacing w:before="209" w:line="360" w:lineRule="auto"/>
        <w:ind w:left="140" w:right="4124"/>
        <w:jc w:val="both"/>
        <w:rPr>
          <w:sz w:val="24"/>
          <w:szCs w:val="24"/>
        </w:rPr>
      </w:pPr>
      <w:r w:rsidRPr="00052D2A">
        <w:rPr>
          <w:sz w:val="24"/>
          <w:szCs w:val="24"/>
        </w:rPr>
        <w:t>The system provides the user to load the image.</w:t>
      </w:r>
    </w:p>
    <w:p w:rsidR="00501F29" w:rsidRPr="00052D2A" w:rsidRDefault="00501F29">
      <w:pPr>
        <w:spacing w:line="360" w:lineRule="auto"/>
      </w:pPr>
    </w:p>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Pr>
        <w:tabs>
          <w:tab w:val="left" w:pos="3968"/>
        </w:tabs>
        <w:sectPr w:rsidR="00501F29" w:rsidRPr="00052D2A">
          <w:headerReference w:type="default" r:id="rId31"/>
          <w:footerReference w:type="default" r:id="rId32"/>
          <w:pgSz w:w="11910" w:h="16840"/>
          <w:pgMar w:top="1340" w:right="1300" w:bottom="1060" w:left="1560" w:header="567" w:footer="870" w:gutter="0"/>
          <w:cols w:space="720"/>
          <w:docGrid w:linePitch="299"/>
        </w:sectPr>
      </w:pPr>
    </w:p>
    <w:p w:rsidR="00501F29" w:rsidRPr="00052D2A" w:rsidRDefault="00501F29">
      <w:pPr>
        <w:tabs>
          <w:tab w:val="left" w:pos="3968"/>
        </w:tabs>
        <w:sectPr w:rsidR="00501F29" w:rsidRPr="00052D2A">
          <w:type w:val="continuous"/>
          <w:pgSz w:w="11910" w:h="16840"/>
          <w:pgMar w:top="1340" w:right="1300" w:bottom="1060" w:left="1560" w:header="0" w:footer="870" w:gutter="0"/>
          <w:cols w:space="720"/>
        </w:sectPr>
      </w:pPr>
    </w:p>
    <w:p w:rsidR="00501F29" w:rsidRPr="00052D2A" w:rsidRDefault="00501F29">
      <w:pPr>
        <w:pStyle w:val="Heading1"/>
        <w:ind w:left="0" w:firstLine="0"/>
      </w:pPr>
    </w:p>
    <w:p w:rsidR="00501F29" w:rsidRPr="00052D2A" w:rsidRDefault="00501F29">
      <w:pPr>
        <w:pStyle w:val="Heading1"/>
        <w:ind w:left="0" w:firstLine="0"/>
      </w:pPr>
    </w:p>
    <w:p w:rsidR="00501F29" w:rsidRPr="00052D2A" w:rsidRDefault="00501F29">
      <w:pPr>
        <w:pStyle w:val="Heading1"/>
        <w:ind w:left="0" w:firstLine="0"/>
      </w:pPr>
    </w:p>
    <w:p w:rsidR="00501F29" w:rsidRPr="00052D2A" w:rsidRDefault="00501F29">
      <w:pPr>
        <w:pStyle w:val="Heading1"/>
        <w:ind w:left="0" w:firstLine="0"/>
      </w:pPr>
    </w:p>
    <w:p w:rsidR="00501F29" w:rsidRPr="00052D2A" w:rsidRDefault="00501F29">
      <w:pPr>
        <w:pStyle w:val="Heading1"/>
        <w:ind w:left="0" w:firstLine="0"/>
      </w:pPr>
    </w:p>
    <w:p w:rsidR="00501F29" w:rsidRPr="00052D2A" w:rsidRDefault="00501F29">
      <w:pPr>
        <w:pStyle w:val="Heading1"/>
        <w:ind w:left="0" w:firstLine="0"/>
      </w:pPr>
    </w:p>
    <w:p w:rsidR="00501F29" w:rsidRPr="00052D2A" w:rsidRDefault="000D2D7B">
      <w:pPr>
        <w:pStyle w:val="Heading1"/>
        <w:jc w:val="center"/>
      </w:pPr>
      <w:bookmarkStart w:id="92" w:name="_Toc73242387"/>
      <w:r w:rsidRPr="00052D2A">
        <w:t>Chapter 4</w:t>
      </w:r>
      <w:bookmarkEnd w:id="92"/>
    </w:p>
    <w:p w:rsidR="00501F29" w:rsidRPr="00052D2A" w:rsidRDefault="000D2D7B">
      <w:pPr>
        <w:pStyle w:val="Heading1"/>
        <w:jc w:val="center"/>
      </w:pPr>
      <w:bookmarkStart w:id="93" w:name="_Toc73242388"/>
      <w:r w:rsidRPr="00052D2A">
        <w:t>Design and</w:t>
      </w:r>
      <w:r w:rsidR="007364EC">
        <w:t xml:space="preserve"> </w:t>
      </w:r>
      <w:r w:rsidRPr="00052D2A">
        <w:t>Architecture</w:t>
      </w:r>
      <w:bookmarkEnd w:id="93"/>
    </w:p>
    <w:p w:rsidR="00501F29" w:rsidRPr="00052D2A" w:rsidRDefault="00501F29">
      <w:pPr>
        <w:spacing w:line="360" w:lineRule="auto"/>
      </w:pPr>
    </w:p>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0D2D7B">
      <w:pPr>
        <w:tabs>
          <w:tab w:val="left" w:pos="3818"/>
        </w:tabs>
        <w:sectPr w:rsidR="00501F29" w:rsidRPr="00052D2A">
          <w:headerReference w:type="default" r:id="rId33"/>
          <w:footerReference w:type="default" r:id="rId34"/>
          <w:pgSz w:w="11910" w:h="16840"/>
          <w:pgMar w:top="1580" w:right="1300" w:bottom="1060" w:left="1560" w:header="0" w:footer="870" w:gutter="0"/>
          <w:cols w:space="720"/>
        </w:sectPr>
      </w:pPr>
      <w:r w:rsidRPr="00052D2A">
        <w:tab/>
      </w:r>
    </w:p>
    <w:p w:rsidR="00501F29" w:rsidRPr="00052D2A" w:rsidRDefault="00501F29">
      <w:pPr>
        <w:tabs>
          <w:tab w:val="left" w:pos="3818"/>
        </w:tabs>
      </w:pPr>
    </w:p>
    <w:p w:rsidR="00501F29" w:rsidRPr="00052D2A" w:rsidRDefault="000D2D7B">
      <w:pPr>
        <w:tabs>
          <w:tab w:val="left" w:pos="3818"/>
        </w:tabs>
        <w:sectPr w:rsidR="00501F29" w:rsidRPr="00052D2A">
          <w:type w:val="continuous"/>
          <w:pgSz w:w="11910" w:h="16840"/>
          <w:pgMar w:top="1580" w:right="1300" w:bottom="1060" w:left="1560" w:header="0" w:footer="870" w:gutter="0"/>
          <w:cols w:space="720"/>
        </w:sectPr>
      </w:pPr>
      <w:r w:rsidRPr="00052D2A">
        <w:tab/>
      </w:r>
    </w:p>
    <w:p w:rsidR="00501F29" w:rsidRPr="00052D2A" w:rsidRDefault="000D2D7B">
      <w:pPr>
        <w:pStyle w:val="Heading1"/>
        <w:ind w:left="0" w:firstLine="0"/>
        <w:rPr>
          <w:sz w:val="32"/>
          <w:szCs w:val="32"/>
        </w:rPr>
      </w:pPr>
      <w:bookmarkStart w:id="94" w:name="_Toc73242389"/>
      <w:r w:rsidRPr="00052D2A">
        <w:rPr>
          <w:sz w:val="32"/>
          <w:szCs w:val="32"/>
        </w:rPr>
        <w:lastRenderedPageBreak/>
        <w:t>4. Design and</w:t>
      </w:r>
      <w:r w:rsidR="007364EC">
        <w:rPr>
          <w:sz w:val="32"/>
          <w:szCs w:val="32"/>
        </w:rPr>
        <w:t xml:space="preserve"> </w:t>
      </w:r>
      <w:r w:rsidRPr="00052D2A">
        <w:rPr>
          <w:sz w:val="32"/>
          <w:szCs w:val="32"/>
        </w:rPr>
        <w:t>Architecture</w:t>
      </w:r>
      <w:bookmarkEnd w:id="94"/>
    </w:p>
    <w:p w:rsidR="00501F29" w:rsidRPr="00052D2A" w:rsidRDefault="000D2D7B">
      <w:pPr>
        <w:pStyle w:val="BodyText"/>
        <w:spacing w:before="249" w:line="480" w:lineRule="auto"/>
        <w:ind w:left="140" w:right="394"/>
        <w:jc w:val="both"/>
        <w:rPr>
          <w:sz w:val="24"/>
          <w:szCs w:val="24"/>
        </w:rPr>
      </w:pPr>
      <w:r w:rsidRPr="00052D2A">
        <w:rPr>
          <w:sz w:val="24"/>
          <w:szCs w:val="24"/>
        </w:rPr>
        <w:t>After</w:t>
      </w:r>
      <w:r w:rsidR="007364EC">
        <w:rPr>
          <w:sz w:val="24"/>
          <w:szCs w:val="24"/>
        </w:rPr>
        <w:t xml:space="preserve"> </w:t>
      </w:r>
      <w:r w:rsidRPr="00052D2A">
        <w:rPr>
          <w:sz w:val="24"/>
          <w:szCs w:val="24"/>
        </w:rPr>
        <w:t>gathering</w:t>
      </w:r>
      <w:r w:rsidR="007364EC">
        <w:rPr>
          <w:sz w:val="24"/>
          <w:szCs w:val="24"/>
        </w:rPr>
        <w:t xml:space="preserve"> </w:t>
      </w:r>
      <w:r w:rsidRPr="00052D2A">
        <w:rPr>
          <w:sz w:val="24"/>
          <w:szCs w:val="24"/>
        </w:rPr>
        <w:t>all</w:t>
      </w:r>
      <w:r w:rsidR="007364EC">
        <w:rPr>
          <w:sz w:val="24"/>
          <w:szCs w:val="24"/>
        </w:rPr>
        <w:t xml:space="preserve"> </w:t>
      </w:r>
      <w:r w:rsidRPr="00052D2A">
        <w:rPr>
          <w:sz w:val="24"/>
          <w:szCs w:val="24"/>
        </w:rPr>
        <w:t>requirements,</w:t>
      </w:r>
      <w:r w:rsidR="007364EC">
        <w:rPr>
          <w:sz w:val="24"/>
          <w:szCs w:val="24"/>
        </w:rPr>
        <w:t xml:space="preserve"> </w:t>
      </w:r>
      <w:r w:rsidRPr="00052D2A">
        <w:rPr>
          <w:sz w:val="24"/>
          <w:szCs w:val="24"/>
        </w:rPr>
        <w:t>the</w:t>
      </w:r>
      <w:r w:rsidR="007364EC">
        <w:rPr>
          <w:sz w:val="24"/>
          <w:szCs w:val="24"/>
        </w:rPr>
        <w:t xml:space="preserve"> </w:t>
      </w:r>
      <w:r w:rsidRPr="00052D2A">
        <w:rPr>
          <w:sz w:val="24"/>
          <w:szCs w:val="24"/>
        </w:rPr>
        <w:t>next</w:t>
      </w:r>
      <w:r w:rsidR="007364EC">
        <w:rPr>
          <w:sz w:val="24"/>
          <w:szCs w:val="24"/>
        </w:rPr>
        <w:t xml:space="preserve"> </w:t>
      </w:r>
      <w:r w:rsidRPr="00052D2A">
        <w:rPr>
          <w:sz w:val="24"/>
          <w:szCs w:val="24"/>
        </w:rPr>
        <w:t>step</w:t>
      </w:r>
      <w:r w:rsidR="007364EC">
        <w:rPr>
          <w:sz w:val="24"/>
          <w:szCs w:val="24"/>
        </w:rPr>
        <w:t xml:space="preserve"> </w:t>
      </w:r>
      <w:r w:rsidRPr="00052D2A">
        <w:rPr>
          <w:sz w:val="24"/>
          <w:szCs w:val="24"/>
        </w:rPr>
        <w:t>is</w:t>
      </w:r>
      <w:r w:rsidR="007364EC">
        <w:rPr>
          <w:sz w:val="24"/>
          <w:szCs w:val="24"/>
        </w:rPr>
        <w:t xml:space="preserve"> </w:t>
      </w:r>
      <w:r w:rsidRPr="00052D2A">
        <w:rPr>
          <w:sz w:val="24"/>
          <w:szCs w:val="24"/>
        </w:rPr>
        <w:t>to</w:t>
      </w:r>
      <w:r w:rsidR="007364EC">
        <w:rPr>
          <w:sz w:val="24"/>
          <w:szCs w:val="24"/>
        </w:rPr>
        <w:t xml:space="preserve"> </w:t>
      </w:r>
      <w:r w:rsidRPr="00052D2A">
        <w:rPr>
          <w:sz w:val="24"/>
          <w:szCs w:val="24"/>
        </w:rPr>
        <w:t>start</w:t>
      </w:r>
      <w:r w:rsidR="007364EC">
        <w:rPr>
          <w:sz w:val="24"/>
          <w:szCs w:val="24"/>
        </w:rPr>
        <w:t xml:space="preserve"> </w:t>
      </w:r>
      <w:r w:rsidRPr="00052D2A">
        <w:rPr>
          <w:sz w:val="24"/>
          <w:szCs w:val="24"/>
        </w:rPr>
        <w:t>planning</w:t>
      </w:r>
      <w:r w:rsidR="007364EC">
        <w:rPr>
          <w:sz w:val="24"/>
          <w:szCs w:val="24"/>
        </w:rPr>
        <w:t xml:space="preserve"> </w:t>
      </w:r>
      <w:r w:rsidRPr="00052D2A">
        <w:rPr>
          <w:sz w:val="24"/>
          <w:szCs w:val="24"/>
        </w:rPr>
        <w:t>that</w:t>
      </w:r>
      <w:r w:rsidR="007364EC">
        <w:rPr>
          <w:sz w:val="24"/>
          <w:szCs w:val="24"/>
        </w:rPr>
        <w:t xml:space="preserve"> </w:t>
      </w:r>
      <w:r w:rsidRPr="00052D2A">
        <w:rPr>
          <w:sz w:val="24"/>
          <w:szCs w:val="24"/>
        </w:rPr>
        <w:t>how</w:t>
      </w:r>
      <w:r w:rsidR="007364EC">
        <w:rPr>
          <w:sz w:val="24"/>
          <w:szCs w:val="24"/>
        </w:rPr>
        <w:t xml:space="preserve"> </w:t>
      </w:r>
      <w:r w:rsidRPr="00052D2A">
        <w:rPr>
          <w:sz w:val="24"/>
          <w:szCs w:val="24"/>
        </w:rPr>
        <w:t>we</w:t>
      </w:r>
      <w:r w:rsidR="007364EC">
        <w:rPr>
          <w:sz w:val="24"/>
          <w:szCs w:val="24"/>
        </w:rPr>
        <w:t xml:space="preserve"> </w:t>
      </w:r>
      <w:r w:rsidRPr="00052D2A">
        <w:rPr>
          <w:sz w:val="24"/>
          <w:szCs w:val="24"/>
        </w:rPr>
        <w:t>are</w:t>
      </w:r>
      <w:r w:rsidR="007364EC">
        <w:rPr>
          <w:sz w:val="24"/>
          <w:szCs w:val="24"/>
        </w:rPr>
        <w:t xml:space="preserve"> </w:t>
      </w:r>
      <w:r w:rsidRPr="00052D2A">
        <w:rPr>
          <w:sz w:val="24"/>
          <w:szCs w:val="24"/>
        </w:rPr>
        <w:t>going</w:t>
      </w:r>
      <w:r w:rsidR="007364EC">
        <w:rPr>
          <w:sz w:val="24"/>
          <w:szCs w:val="24"/>
        </w:rPr>
        <w:t xml:space="preserve"> </w:t>
      </w:r>
      <w:r w:rsidRPr="00052D2A">
        <w:rPr>
          <w:sz w:val="24"/>
          <w:szCs w:val="24"/>
        </w:rPr>
        <w:t>to</w:t>
      </w:r>
      <w:r w:rsidR="007364EC">
        <w:rPr>
          <w:sz w:val="24"/>
          <w:szCs w:val="24"/>
        </w:rPr>
        <w:t xml:space="preserve"> </w:t>
      </w:r>
      <w:r w:rsidRPr="00052D2A">
        <w:rPr>
          <w:sz w:val="24"/>
          <w:szCs w:val="24"/>
        </w:rPr>
        <w:t>develop our project, how much resources, costs, time, benefits, and other items are required. After planning</w:t>
      </w:r>
      <w:r w:rsidR="007364EC">
        <w:rPr>
          <w:sz w:val="24"/>
          <w:szCs w:val="24"/>
        </w:rPr>
        <w:t xml:space="preserve"> </w:t>
      </w:r>
      <w:r w:rsidRPr="00052D2A">
        <w:rPr>
          <w:sz w:val="24"/>
          <w:szCs w:val="24"/>
        </w:rPr>
        <w:t>we</w:t>
      </w:r>
      <w:r w:rsidR="007364EC">
        <w:rPr>
          <w:sz w:val="24"/>
          <w:szCs w:val="24"/>
        </w:rPr>
        <w:t xml:space="preserve"> </w:t>
      </w:r>
      <w:r w:rsidRPr="00052D2A">
        <w:rPr>
          <w:sz w:val="24"/>
          <w:szCs w:val="24"/>
        </w:rPr>
        <w:t>move</w:t>
      </w:r>
      <w:r w:rsidR="007364EC">
        <w:rPr>
          <w:sz w:val="24"/>
          <w:szCs w:val="24"/>
        </w:rPr>
        <w:t xml:space="preserve"> </w:t>
      </w:r>
      <w:r w:rsidRPr="00052D2A">
        <w:rPr>
          <w:sz w:val="24"/>
          <w:szCs w:val="24"/>
        </w:rPr>
        <w:t>to</w:t>
      </w:r>
      <w:r w:rsidR="007364EC">
        <w:rPr>
          <w:sz w:val="24"/>
          <w:szCs w:val="24"/>
        </w:rPr>
        <w:t xml:space="preserve"> </w:t>
      </w:r>
      <w:r w:rsidRPr="00052D2A">
        <w:rPr>
          <w:sz w:val="24"/>
          <w:szCs w:val="24"/>
        </w:rPr>
        <w:t>the</w:t>
      </w:r>
      <w:r w:rsidR="007364EC">
        <w:rPr>
          <w:sz w:val="24"/>
          <w:szCs w:val="24"/>
        </w:rPr>
        <w:t xml:space="preserve"> </w:t>
      </w:r>
      <w:r w:rsidRPr="00052D2A">
        <w:rPr>
          <w:sz w:val="24"/>
          <w:szCs w:val="24"/>
        </w:rPr>
        <w:t>designing</w:t>
      </w:r>
      <w:r w:rsidR="007364EC">
        <w:rPr>
          <w:sz w:val="24"/>
          <w:szCs w:val="24"/>
        </w:rPr>
        <w:t xml:space="preserve"> </w:t>
      </w:r>
      <w:r w:rsidRPr="00052D2A">
        <w:rPr>
          <w:sz w:val="24"/>
          <w:szCs w:val="24"/>
        </w:rPr>
        <w:t>and</w:t>
      </w:r>
      <w:r w:rsidR="007364EC">
        <w:rPr>
          <w:sz w:val="24"/>
          <w:szCs w:val="24"/>
        </w:rPr>
        <w:t xml:space="preserve"> architecture </w:t>
      </w:r>
      <w:r w:rsidRPr="00052D2A">
        <w:rPr>
          <w:sz w:val="24"/>
          <w:szCs w:val="24"/>
        </w:rPr>
        <w:t>phase</w:t>
      </w:r>
      <w:r w:rsidR="007364EC">
        <w:rPr>
          <w:sz w:val="24"/>
          <w:szCs w:val="24"/>
        </w:rPr>
        <w:t xml:space="preserve"> </w:t>
      </w:r>
      <w:r w:rsidRPr="00052D2A">
        <w:rPr>
          <w:sz w:val="24"/>
          <w:szCs w:val="24"/>
        </w:rPr>
        <w:t>that</w:t>
      </w:r>
      <w:r w:rsidR="007364EC">
        <w:rPr>
          <w:sz w:val="24"/>
          <w:szCs w:val="24"/>
        </w:rPr>
        <w:t xml:space="preserve"> </w:t>
      </w:r>
      <w:r w:rsidRPr="00052D2A">
        <w:rPr>
          <w:sz w:val="24"/>
          <w:szCs w:val="24"/>
        </w:rPr>
        <w:t>which</w:t>
      </w:r>
      <w:r w:rsidR="007364EC">
        <w:rPr>
          <w:sz w:val="24"/>
          <w:szCs w:val="24"/>
        </w:rPr>
        <w:t xml:space="preserve"> </w:t>
      </w:r>
      <w:r w:rsidRPr="00052D2A">
        <w:rPr>
          <w:sz w:val="24"/>
          <w:szCs w:val="24"/>
        </w:rPr>
        <w:t>techniques</w:t>
      </w:r>
      <w:r w:rsidR="007364EC">
        <w:rPr>
          <w:sz w:val="24"/>
          <w:szCs w:val="24"/>
        </w:rPr>
        <w:t xml:space="preserve"> </w:t>
      </w:r>
      <w:r w:rsidRPr="00052D2A">
        <w:rPr>
          <w:sz w:val="24"/>
          <w:szCs w:val="24"/>
        </w:rPr>
        <w:t>and</w:t>
      </w:r>
      <w:r w:rsidR="007364EC">
        <w:rPr>
          <w:sz w:val="24"/>
          <w:szCs w:val="24"/>
        </w:rPr>
        <w:t xml:space="preserve"> </w:t>
      </w:r>
      <w:r w:rsidRPr="00052D2A">
        <w:rPr>
          <w:sz w:val="24"/>
          <w:szCs w:val="24"/>
        </w:rPr>
        <w:t>methods</w:t>
      </w:r>
      <w:r w:rsidR="007364EC">
        <w:rPr>
          <w:sz w:val="24"/>
          <w:szCs w:val="24"/>
        </w:rPr>
        <w:t xml:space="preserve"> </w:t>
      </w:r>
      <w:r w:rsidRPr="00052D2A">
        <w:rPr>
          <w:sz w:val="24"/>
          <w:szCs w:val="24"/>
        </w:rPr>
        <w:t xml:space="preserve">we can use and how we are going to develop our project. </w:t>
      </w:r>
      <w:r w:rsidRPr="00052D2A">
        <w:rPr>
          <w:spacing w:val="-4"/>
          <w:sz w:val="24"/>
          <w:szCs w:val="24"/>
        </w:rPr>
        <w:t xml:space="preserve">It </w:t>
      </w:r>
      <w:r w:rsidRPr="00052D2A">
        <w:rPr>
          <w:sz w:val="24"/>
          <w:szCs w:val="24"/>
        </w:rPr>
        <w:t>is the most challenging phase of project development.</w:t>
      </w:r>
    </w:p>
    <w:p w:rsidR="00501F29" w:rsidRPr="00052D2A" w:rsidRDefault="00501F29">
      <w:pPr>
        <w:pStyle w:val="BodyText"/>
        <w:spacing w:before="5"/>
        <w:rPr>
          <w:sz w:val="20"/>
        </w:rPr>
      </w:pPr>
    </w:p>
    <w:p w:rsidR="00501F29" w:rsidRPr="00052D2A" w:rsidRDefault="000D2D7B">
      <w:pPr>
        <w:pStyle w:val="Heading2"/>
        <w:rPr>
          <w:sz w:val="28"/>
          <w:szCs w:val="28"/>
        </w:rPr>
      </w:pPr>
      <w:bookmarkStart w:id="95" w:name="_Toc73242390"/>
      <w:r w:rsidRPr="00052D2A">
        <w:rPr>
          <w:sz w:val="28"/>
          <w:szCs w:val="28"/>
        </w:rPr>
        <w:t>4.1 System</w:t>
      </w:r>
      <w:r w:rsidR="007364EC">
        <w:rPr>
          <w:sz w:val="28"/>
          <w:szCs w:val="28"/>
        </w:rPr>
        <w:t xml:space="preserve"> </w:t>
      </w:r>
      <w:r w:rsidRPr="00052D2A">
        <w:rPr>
          <w:sz w:val="28"/>
          <w:szCs w:val="28"/>
        </w:rPr>
        <w:t>Architecture</w:t>
      </w:r>
      <w:bookmarkEnd w:id="95"/>
    </w:p>
    <w:p w:rsidR="00501F29" w:rsidRPr="00052D2A" w:rsidRDefault="00501F29">
      <w:pPr>
        <w:pStyle w:val="Heading4"/>
        <w:tabs>
          <w:tab w:val="left" w:pos="716"/>
          <w:tab w:val="left" w:pos="717"/>
        </w:tabs>
        <w:spacing w:before="1"/>
        <w:ind w:left="444" w:firstLine="0"/>
        <w:rPr>
          <w:i w:val="0"/>
          <w:iCs/>
        </w:rPr>
      </w:pPr>
    </w:p>
    <w:p w:rsidR="00501F29" w:rsidRPr="00052D2A" w:rsidRDefault="000D2D7B">
      <w:pPr>
        <w:pStyle w:val="Heading4"/>
        <w:keepNext/>
        <w:tabs>
          <w:tab w:val="left" w:pos="716"/>
          <w:tab w:val="left" w:pos="717"/>
        </w:tabs>
        <w:spacing w:before="1"/>
        <w:ind w:left="444" w:firstLine="0"/>
      </w:pPr>
      <w:r w:rsidRPr="00052D2A">
        <w:rPr>
          <w:noProof/>
        </w:rPr>
        <w:drawing>
          <wp:inline distT="0" distB="0" distL="0" distR="0">
            <wp:extent cx="4483100" cy="4257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cstate="print">
                      <a:extLst>
                        <a:ext uri="{28A0092B-C50C-407E-A947-70E740481C1C}">
                          <a14:useLocalDpi xmlns:a14="http://schemas.microsoft.com/office/drawing/2010/main" val="0"/>
                        </a:ext>
                      </a:extLst>
                    </a:blip>
                    <a:srcRect l="31985" t="16211" r="30931" b="21137"/>
                    <a:stretch>
                      <a:fillRect/>
                    </a:stretch>
                  </pic:blipFill>
                  <pic:spPr>
                    <a:xfrm>
                      <a:off x="0" y="0"/>
                      <a:ext cx="4493778" cy="4268262"/>
                    </a:xfrm>
                    <a:prstGeom prst="rect">
                      <a:avLst/>
                    </a:prstGeom>
                    <a:ln>
                      <a:noFill/>
                    </a:ln>
                  </pic:spPr>
                </pic:pic>
              </a:graphicData>
            </a:graphic>
          </wp:inline>
        </w:drawing>
      </w:r>
    </w:p>
    <w:p w:rsidR="00501F29" w:rsidRPr="00052D2A" w:rsidRDefault="000D2D7B">
      <w:pPr>
        <w:pStyle w:val="Caption"/>
        <w:rPr>
          <w:b/>
          <w:bCs/>
          <w:i w:val="0"/>
          <w:iCs w:val="0"/>
          <w:color w:val="000000" w:themeColor="text1"/>
        </w:rPr>
      </w:pPr>
      <w:bookmarkStart w:id="96" w:name="_Toc71534428"/>
      <w:r w:rsidRPr="00052D2A">
        <w:rPr>
          <w:b/>
          <w:bCs/>
          <w:i w:val="0"/>
          <w:iCs w:val="0"/>
          <w:color w:val="000000" w:themeColor="text1"/>
        </w:rPr>
        <w:t>Figure 4.</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1</w:t>
      </w:r>
      <w:r w:rsidR="00115334" w:rsidRPr="00052D2A">
        <w:rPr>
          <w:b/>
          <w:bCs/>
          <w:i w:val="0"/>
          <w:iCs w:val="0"/>
          <w:color w:val="000000" w:themeColor="text1"/>
        </w:rPr>
        <w:fldChar w:fldCharType="end"/>
      </w:r>
      <w:r w:rsidRPr="00052D2A">
        <w:rPr>
          <w:b/>
          <w:bCs/>
          <w:i w:val="0"/>
          <w:iCs w:val="0"/>
          <w:color w:val="000000" w:themeColor="text1"/>
        </w:rPr>
        <w:t xml:space="preserve"> System Architecture</w:t>
      </w:r>
      <w:bookmarkEnd w:id="96"/>
    </w:p>
    <w:p w:rsidR="00501F29" w:rsidRPr="00052D2A" w:rsidRDefault="00501F29">
      <w:pPr>
        <w:pStyle w:val="BodyText"/>
        <w:spacing w:before="9"/>
        <w:rPr>
          <w:b/>
          <w:i/>
          <w:sz w:val="26"/>
        </w:rPr>
      </w:pPr>
    </w:p>
    <w:p w:rsidR="00501F29" w:rsidRPr="00052D2A" w:rsidRDefault="00501F29">
      <w:pPr>
        <w:pStyle w:val="Heading2"/>
        <w:rPr>
          <w:sz w:val="28"/>
          <w:szCs w:val="28"/>
        </w:rPr>
      </w:pPr>
      <w:bookmarkStart w:id="97" w:name="_bookmark43"/>
      <w:bookmarkEnd w:id="97"/>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0D2D7B">
      <w:pPr>
        <w:pStyle w:val="Heading2"/>
        <w:rPr>
          <w:sz w:val="28"/>
          <w:szCs w:val="28"/>
        </w:rPr>
      </w:pPr>
      <w:bookmarkStart w:id="98" w:name="_Toc73242391"/>
      <w:r w:rsidRPr="00052D2A">
        <w:rPr>
          <w:sz w:val="28"/>
          <w:szCs w:val="28"/>
        </w:rPr>
        <w:lastRenderedPageBreak/>
        <w:t>4.2 Process flow</w:t>
      </w:r>
      <w:r w:rsidR="007364EC">
        <w:rPr>
          <w:sz w:val="28"/>
          <w:szCs w:val="28"/>
        </w:rPr>
        <w:t xml:space="preserve"> </w:t>
      </w:r>
      <w:r w:rsidRPr="00052D2A">
        <w:rPr>
          <w:sz w:val="28"/>
          <w:szCs w:val="28"/>
        </w:rPr>
        <w:t>(Representation)</w:t>
      </w:r>
      <w:bookmarkEnd w:id="98"/>
    </w:p>
    <w:p w:rsidR="00501F29" w:rsidRPr="00052D2A" w:rsidRDefault="00501F29">
      <w:pPr>
        <w:pStyle w:val="BodyText"/>
        <w:rPr>
          <w:b/>
          <w:i/>
          <w:sz w:val="35"/>
        </w:rPr>
      </w:pPr>
    </w:p>
    <w:p w:rsidR="00501F29" w:rsidRPr="00052D2A" w:rsidRDefault="000D2D7B">
      <w:pPr>
        <w:pStyle w:val="Heading2"/>
        <w:rPr>
          <w:sz w:val="28"/>
          <w:szCs w:val="28"/>
        </w:rPr>
      </w:pPr>
      <w:bookmarkStart w:id="99" w:name="_Toc73242392"/>
      <w:r w:rsidRPr="00052D2A">
        <w:rPr>
          <w:sz w:val="28"/>
          <w:szCs w:val="28"/>
        </w:rPr>
        <w:t>4.2.1 Data Flow</w:t>
      </w:r>
      <w:r w:rsidR="007364EC">
        <w:rPr>
          <w:sz w:val="28"/>
          <w:szCs w:val="28"/>
        </w:rPr>
        <w:t xml:space="preserve"> </w:t>
      </w:r>
      <w:r w:rsidRPr="00052D2A">
        <w:rPr>
          <w:sz w:val="28"/>
          <w:szCs w:val="28"/>
        </w:rPr>
        <w:t>Diagram</w:t>
      </w:r>
      <w:bookmarkEnd w:id="99"/>
    </w:p>
    <w:p w:rsidR="00501F29" w:rsidRPr="00052D2A" w:rsidRDefault="000D2D7B">
      <w:pPr>
        <w:pStyle w:val="BodyText"/>
        <w:spacing w:before="214" w:line="480" w:lineRule="auto"/>
        <w:ind w:left="140" w:right="394"/>
        <w:jc w:val="both"/>
        <w:rPr>
          <w:sz w:val="24"/>
          <w:szCs w:val="24"/>
        </w:rPr>
      </w:pPr>
      <w:r w:rsidRPr="00052D2A">
        <w:rPr>
          <w:sz w:val="24"/>
          <w:szCs w:val="24"/>
        </w:rPr>
        <w:t>A data flow diagram is graphical interpretation of information move from a data framework is called</w:t>
      </w:r>
      <w:r w:rsidR="007364EC">
        <w:rPr>
          <w:sz w:val="24"/>
          <w:szCs w:val="24"/>
        </w:rPr>
        <w:t xml:space="preserve"> </w:t>
      </w:r>
      <w:r w:rsidRPr="00052D2A">
        <w:rPr>
          <w:sz w:val="24"/>
          <w:szCs w:val="24"/>
        </w:rPr>
        <w:t>Data</w:t>
      </w:r>
      <w:r w:rsidR="007364EC">
        <w:rPr>
          <w:sz w:val="24"/>
          <w:szCs w:val="24"/>
        </w:rPr>
        <w:t xml:space="preserve"> </w:t>
      </w:r>
      <w:r w:rsidRPr="00052D2A">
        <w:rPr>
          <w:sz w:val="24"/>
          <w:szCs w:val="24"/>
        </w:rPr>
        <w:t>Flow</w:t>
      </w:r>
      <w:r w:rsidR="007364EC">
        <w:rPr>
          <w:sz w:val="24"/>
          <w:szCs w:val="24"/>
        </w:rPr>
        <w:t xml:space="preserve"> </w:t>
      </w:r>
      <w:r w:rsidRPr="00052D2A">
        <w:rPr>
          <w:sz w:val="24"/>
          <w:szCs w:val="24"/>
        </w:rPr>
        <w:t>Diagram (DFD).ADFD</w:t>
      </w:r>
      <w:r w:rsidR="007364EC">
        <w:rPr>
          <w:sz w:val="24"/>
          <w:szCs w:val="24"/>
        </w:rPr>
        <w:t xml:space="preserve"> </w:t>
      </w:r>
      <w:proofErr w:type="spellStart"/>
      <w:r w:rsidRPr="00052D2A">
        <w:rPr>
          <w:sz w:val="24"/>
          <w:szCs w:val="24"/>
        </w:rPr>
        <w:t>isused</w:t>
      </w:r>
      <w:proofErr w:type="spellEnd"/>
      <w:r w:rsidR="007364EC">
        <w:rPr>
          <w:sz w:val="24"/>
          <w:szCs w:val="24"/>
        </w:rPr>
        <w:t xml:space="preserve"> </w:t>
      </w:r>
      <w:r w:rsidRPr="00052D2A">
        <w:rPr>
          <w:sz w:val="24"/>
          <w:szCs w:val="24"/>
        </w:rPr>
        <w:t>for</w:t>
      </w:r>
      <w:r w:rsidR="007364EC">
        <w:rPr>
          <w:sz w:val="24"/>
          <w:szCs w:val="24"/>
        </w:rPr>
        <w:t xml:space="preserve"> </w:t>
      </w:r>
      <w:r w:rsidRPr="00052D2A">
        <w:rPr>
          <w:sz w:val="24"/>
          <w:szCs w:val="24"/>
        </w:rPr>
        <w:t>basic</w:t>
      </w:r>
      <w:r w:rsidR="007364EC">
        <w:rPr>
          <w:sz w:val="24"/>
          <w:szCs w:val="24"/>
        </w:rPr>
        <w:t xml:space="preserve"> </w:t>
      </w:r>
      <w:r w:rsidRPr="00052D2A">
        <w:rPr>
          <w:sz w:val="24"/>
          <w:szCs w:val="24"/>
        </w:rPr>
        <w:t>step</w:t>
      </w:r>
      <w:r w:rsidR="007364EC">
        <w:rPr>
          <w:sz w:val="24"/>
          <w:szCs w:val="24"/>
        </w:rPr>
        <w:t xml:space="preserve"> </w:t>
      </w:r>
      <w:r w:rsidRPr="00052D2A">
        <w:rPr>
          <w:sz w:val="24"/>
          <w:szCs w:val="24"/>
        </w:rPr>
        <w:t>to</w:t>
      </w:r>
      <w:r w:rsidR="007364EC">
        <w:rPr>
          <w:sz w:val="24"/>
          <w:szCs w:val="24"/>
        </w:rPr>
        <w:t xml:space="preserve"> </w:t>
      </w:r>
      <w:r w:rsidRPr="00052D2A">
        <w:rPr>
          <w:sz w:val="24"/>
          <w:szCs w:val="24"/>
        </w:rPr>
        <w:t>create</w:t>
      </w:r>
      <w:r w:rsidR="007364EC">
        <w:rPr>
          <w:sz w:val="24"/>
          <w:szCs w:val="24"/>
        </w:rPr>
        <w:t xml:space="preserve"> </w:t>
      </w:r>
      <w:r w:rsidRPr="00052D2A">
        <w:rPr>
          <w:sz w:val="24"/>
          <w:szCs w:val="24"/>
        </w:rPr>
        <w:t>an</w:t>
      </w:r>
      <w:r w:rsidR="007364EC">
        <w:rPr>
          <w:sz w:val="24"/>
          <w:szCs w:val="24"/>
        </w:rPr>
        <w:t xml:space="preserve"> </w:t>
      </w:r>
      <w:r w:rsidRPr="00052D2A">
        <w:rPr>
          <w:sz w:val="24"/>
          <w:szCs w:val="24"/>
        </w:rPr>
        <w:t>overview</w:t>
      </w:r>
      <w:r w:rsidR="007364EC">
        <w:rPr>
          <w:sz w:val="24"/>
          <w:szCs w:val="24"/>
        </w:rPr>
        <w:t xml:space="preserve"> </w:t>
      </w:r>
      <w:r w:rsidRPr="00052D2A">
        <w:rPr>
          <w:sz w:val="24"/>
          <w:szCs w:val="24"/>
        </w:rPr>
        <w:t>of</w:t>
      </w:r>
      <w:r w:rsidR="007364EC">
        <w:rPr>
          <w:sz w:val="24"/>
          <w:szCs w:val="24"/>
        </w:rPr>
        <w:t xml:space="preserve"> </w:t>
      </w:r>
      <w:r w:rsidRPr="00052D2A">
        <w:rPr>
          <w:sz w:val="24"/>
          <w:szCs w:val="24"/>
        </w:rPr>
        <w:t>the</w:t>
      </w:r>
      <w:r w:rsidR="007364EC">
        <w:rPr>
          <w:sz w:val="24"/>
          <w:szCs w:val="24"/>
        </w:rPr>
        <w:t xml:space="preserve"> </w:t>
      </w:r>
      <w:r w:rsidRPr="00052D2A">
        <w:rPr>
          <w:sz w:val="24"/>
          <w:szCs w:val="24"/>
        </w:rPr>
        <w:t>system</w:t>
      </w:r>
      <w:r w:rsidR="007364EC">
        <w:rPr>
          <w:sz w:val="24"/>
          <w:szCs w:val="24"/>
        </w:rPr>
        <w:t xml:space="preserve"> </w:t>
      </w:r>
      <w:r w:rsidRPr="00052D2A">
        <w:rPr>
          <w:sz w:val="24"/>
          <w:szCs w:val="24"/>
        </w:rPr>
        <w:t>without going into great aspect, which can later be</w:t>
      </w:r>
      <w:r w:rsidR="007364EC">
        <w:rPr>
          <w:sz w:val="24"/>
          <w:szCs w:val="24"/>
        </w:rPr>
        <w:t xml:space="preserve"> </w:t>
      </w:r>
      <w:r w:rsidRPr="00052D2A">
        <w:rPr>
          <w:sz w:val="24"/>
          <w:szCs w:val="24"/>
        </w:rPr>
        <w:t>elaborated.</w:t>
      </w:r>
    </w:p>
    <w:p w:rsidR="00501F29" w:rsidRPr="00052D2A" w:rsidRDefault="000D2D7B">
      <w:pPr>
        <w:pStyle w:val="BodyText"/>
        <w:spacing w:line="480" w:lineRule="auto"/>
        <w:ind w:left="140" w:right="398"/>
        <w:jc w:val="both"/>
        <w:rPr>
          <w:sz w:val="24"/>
          <w:szCs w:val="24"/>
        </w:rPr>
      </w:pPr>
      <w:r w:rsidRPr="00052D2A">
        <w:rPr>
          <w:sz w:val="24"/>
          <w:szCs w:val="24"/>
        </w:rPr>
        <w:t>Now</w:t>
      </w:r>
      <w:r w:rsidR="007364EC">
        <w:rPr>
          <w:sz w:val="24"/>
          <w:szCs w:val="24"/>
        </w:rPr>
        <w:t xml:space="preserve"> </w:t>
      </w:r>
      <w:r w:rsidRPr="00052D2A">
        <w:rPr>
          <w:sz w:val="24"/>
          <w:szCs w:val="24"/>
        </w:rPr>
        <w:t>Data</w:t>
      </w:r>
      <w:r w:rsidR="007364EC">
        <w:rPr>
          <w:sz w:val="24"/>
          <w:szCs w:val="24"/>
        </w:rPr>
        <w:t xml:space="preserve"> </w:t>
      </w:r>
      <w:r w:rsidRPr="00052D2A">
        <w:rPr>
          <w:sz w:val="24"/>
          <w:szCs w:val="24"/>
        </w:rPr>
        <w:t>flow</w:t>
      </w:r>
      <w:r w:rsidR="007364EC">
        <w:rPr>
          <w:sz w:val="24"/>
          <w:szCs w:val="24"/>
        </w:rPr>
        <w:t xml:space="preserve"> diagram c</w:t>
      </w:r>
      <w:r w:rsidRPr="00052D2A">
        <w:rPr>
          <w:sz w:val="24"/>
          <w:szCs w:val="24"/>
        </w:rPr>
        <w:t>an</w:t>
      </w:r>
      <w:r w:rsidR="007364EC">
        <w:rPr>
          <w:sz w:val="24"/>
          <w:szCs w:val="24"/>
        </w:rPr>
        <w:t xml:space="preserve"> </w:t>
      </w:r>
      <w:r w:rsidRPr="00052D2A">
        <w:rPr>
          <w:sz w:val="24"/>
          <w:szCs w:val="24"/>
        </w:rPr>
        <w:t>be</w:t>
      </w:r>
      <w:r w:rsidR="007364EC">
        <w:rPr>
          <w:sz w:val="24"/>
          <w:szCs w:val="24"/>
        </w:rPr>
        <w:t xml:space="preserve"> </w:t>
      </w:r>
      <w:r w:rsidRPr="00052D2A">
        <w:rPr>
          <w:sz w:val="24"/>
          <w:szCs w:val="24"/>
        </w:rPr>
        <w:t>drawn</w:t>
      </w:r>
      <w:r w:rsidR="007364EC">
        <w:rPr>
          <w:sz w:val="24"/>
          <w:szCs w:val="24"/>
        </w:rPr>
        <w:t xml:space="preserve"> </w:t>
      </w:r>
      <w:r w:rsidRPr="00052D2A">
        <w:rPr>
          <w:sz w:val="24"/>
          <w:szCs w:val="24"/>
        </w:rPr>
        <w:t>to</w:t>
      </w:r>
      <w:r w:rsidR="007364EC">
        <w:rPr>
          <w:sz w:val="24"/>
          <w:szCs w:val="24"/>
        </w:rPr>
        <w:t xml:space="preserve"> </w:t>
      </w:r>
      <w:r w:rsidRPr="00052D2A">
        <w:rPr>
          <w:sz w:val="24"/>
          <w:szCs w:val="24"/>
        </w:rPr>
        <w:t>show</w:t>
      </w:r>
      <w:r w:rsidR="007364EC">
        <w:rPr>
          <w:sz w:val="24"/>
          <w:szCs w:val="24"/>
        </w:rPr>
        <w:t xml:space="preserve"> </w:t>
      </w:r>
      <w:r w:rsidRPr="00052D2A">
        <w:rPr>
          <w:sz w:val="24"/>
          <w:szCs w:val="24"/>
        </w:rPr>
        <w:t>the</w:t>
      </w:r>
      <w:r w:rsidR="007364EC">
        <w:rPr>
          <w:sz w:val="24"/>
          <w:szCs w:val="24"/>
        </w:rPr>
        <w:t xml:space="preserve"> </w:t>
      </w:r>
      <w:r w:rsidRPr="00052D2A">
        <w:rPr>
          <w:sz w:val="24"/>
          <w:szCs w:val="24"/>
        </w:rPr>
        <w:t>different</w:t>
      </w:r>
      <w:r w:rsidR="007364EC">
        <w:rPr>
          <w:sz w:val="24"/>
          <w:szCs w:val="24"/>
        </w:rPr>
        <w:t xml:space="preserve"> </w:t>
      </w:r>
      <w:r w:rsidRPr="00052D2A">
        <w:rPr>
          <w:sz w:val="24"/>
          <w:szCs w:val="24"/>
        </w:rPr>
        <w:t>levels</w:t>
      </w:r>
      <w:r w:rsidR="007364EC">
        <w:rPr>
          <w:sz w:val="24"/>
          <w:szCs w:val="24"/>
        </w:rPr>
        <w:t xml:space="preserve"> </w:t>
      </w:r>
      <w:r w:rsidRPr="00052D2A">
        <w:rPr>
          <w:sz w:val="24"/>
          <w:szCs w:val="24"/>
        </w:rPr>
        <w:t>of</w:t>
      </w:r>
      <w:r w:rsidR="007364EC">
        <w:rPr>
          <w:sz w:val="24"/>
          <w:szCs w:val="24"/>
        </w:rPr>
        <w:t xml:space="preserve"> </w:t>
      </w:r>
      <w:r w:rsidRPr="00052D2A">
        <w:rPr>
          <w:sz w:val="24"/>
          <w:szCs w:val="24"/>
        </w:rPr>
        <w:t>abstractions</w:t>
      </w:r>
      <w:r w:rsidR="007364EC">
        <w:rPr>
          <w:sz w:val="24"/>
          <w:szCs w:val="24"/>
        </w:rPr>
        <w:t xml:space="preserve"> </w:t>
      </w:r>
      <w:r w:rsidRPr="00052D2A">
        <w:rPr>
          <w:sz w:val="24"/>
          <w:szCs w:val="24"/>
        </w:rPr>
        <w:t>.Levels</w:t>
      </w:r>
      <w:r w:rsidR="007364EC">
        <w:rPr>
          <w:sz w:val="24"/>
          <w:szCs w:val="24"/>
        </w:rPr>
        <w:t xml:space="preserve"> </w:t>
      </w:r>
      <w:r w:rsidRPr="00052D2A">
        <w:rPr>
          <w:sz w:val="24"/>
          <w:szCs w:val="24"/>
        </w:rPr>
        <w:t>in</w:t>
      </w:r>
      <w:r w:rsidR="007364EC">
        <w:rPr>
          <w:sz w:val="24"/>
          <w:szCs w:val="24"/>
        </w:rPr>
        <w:t xml:space="preserve"> </w:t>
      </w:r>
      <w:r w:rsidRPr="00052D2A">
        <w:rPr>
          <w:sz w:val="24"/>
          <w:szCs w:val="24"/>
        </w:rPr>
        <w:t>DFD are numbered as 0, 1 and soon.</w:t>
      </w:r>
    </w:p>
    <w:p w:rsidR="00501F29" w:rsidRPr="00052D2A" w:rsidRDefault="00501F29">
      <w:pPr>
        <w:pStyle w:val="Heading4"/>
        <w:rPr>
          <w:i w:val="0"/>
          <w:iCs/>
          <w:sz w:val="24"/>
          <w:szCs w:val="24"/>
        </w:rPr>
      </w:pPr>
    </w:p>
    <w:p w:rsidR="00501F29" w:rsidRPr="00052D2A" w:rsidRDefault="000D2D7B">
      <w:pPr>
        <w:pStyle w:val="Heading4"/>
        <w:rPr>
          <w:i w:val="0"/>
          <w:iCs/>
          <w:sz w:val="24"/>
          <w:szCs w:val="24"/>
        </w:rPr>
      </w:pPr>
      <w:r w:rsidRPr="00052D2A">
        <w:rPr>
          <w:i w:val="0"/>
          <w:iCs/>
          <w:sz w:val="24"/>
          <w:szCs w:val="24"/>
        </w:rPr>
        <w:t>4.2.1.1 Level 0DFD</w:t>
      </w:r>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501F29">
      <w:pPr>
        <w:pStyle w:val="BodyText"/>
        <w:spacing w:line="480" w:lineRule="auto"/>
        <w:ind w:left="140" w:right="398"/>
        <w:jc w:val="both"/>
        <w:rPr>
          <w:sz w:val="24"/>
          <w:szCs w:val="24"/>
        </w:rPr>
      </w:pPr>
    </w:p>
    <w:p w:rsidR="00501F29" w:rsidRPr="00052D2A" w:rsidRDefault="000D2D7B">
      <w:pPr>
        <w:pStyle w:val="BodyText"/>
        <w:keepNext/>
        <w:spacing w:line="480" w:lineRule="auto"/>
        <w:ind w:left="140" w:right="398"/>
        <w:jc w:val="both"/>
      </w:pPr>
      <w:r w:rsidRPr="00052D2A">
        <w:rPr>
          <w:b/>
          <w:noProof/>
          <w:sz w:val="36"/>
        </w:rPr>
        <w:drawing>
          <wp:inline distT="0" distB="0" distL="0" distR="0">
            <wp:extent cx="5739765" cy="2264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l="30916" t="57978" r="27185" b="12620"/>
                    <a:stretch>
                      <a:fillRect/>
                    </a:stretch>
                  </pic:blipFill>
                  <pic:spPr>
                    <a:xfrm>
                      <a:off x="0" y="0"/>
                      <a:ext cx="5768585" cy="2275899"/>
                    </a:xfrm>
                    <a:prstGeom prst="rect">
                      <a:avLst/>
                    </a:prstGeom>
                    <a:ln>
                      <a:noFill/>
                    </a:ln>
                  </pic:spPr>
                </pic:pic>
              </a:graphicData>
            </a:graphic>
          </wp:inline>
        </w:drawing>
      </w:r>
    </w:p>
    <w:p w:rsidR="00501F29" w:rsidRPr="00052D2A" w:rsidRDefault="000D2D7B">
      <w:pPr>
        <w:pStyle w:val="Caption"/>
        <w:jc w:val="center"/>
        <w:rPr>
          <w:b/>
          <w:bCs/>
          <w:i w:val="0"/>
          <w:iCs w:val="0"/>
          <w:color w:val="000000" w:themeColor="text1"/>
          <w:sz w:val="36"/>
        </w:rPr>
      </w:pPr>
      <w:bookmarkStart w:id="100" w:name="_Toc71534429"/>
      <w:r w:rsidRPr="00052D2A">
        <w:rPr>
          <w:b/>
          <w:bCs/>
          <w:i w:val="0"/>
          <w:iCs w:val="0"/>
          <w:color w:val="000000" w:themeColor="text1"/>
        </w:rPr>
        <w:t>Figure 4.</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2</w:t>
      </w:r>
      <w:r w:rsidR="00115334" w:rsidRPr="00052D2A">
        <w:rPr>
          <w:b/>
          <w:bCs/>
          <w:i w:val="0"/>
          <w:iCs w:val="0"/>
          <w:color w:val="000000" w:themeColor="text1"/>
        </w:rPr>
        <w:fldChar w:fldCharType="end"/>
      </w:r>
      <w:r w:rsidRPr="00052D2A">
        <w:rPr>
          <w:b/>
          <w:bCs/>
          <w:i w:val="0"/>
          <w:iCs w:val="0"/>
          <w:color w:val="000000" w:themeColor="text1"/>
        </w:rPr>
        <w:t xml:space="preserve"> DFD Level 0</w:t>
      </w:r>
      <w:bookmarkEnd w:id="100"/>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501F29">
      <w:pPr>
        <w:pStyle w:val="Heading4"/>
        <w:rPr>
          <w:i w:val="0"/>
          <w:iCs/>
          <w:sz w:val="24"/>
          <w:szCs w:val="24"/>
        </w:rPr>
      </w:pPr>
    </w:p>
    <w:p w:rsidR="00501F29" w:rsidRPr="00052D2A" w:rsidRDefault="000D2D7B">
      <w:pPr>
        <w:pStyle w:val="Heading4"/>
        <w:rPr>
          <w:i w:val="0"/>
          <w:iCs/>
          <w:sz w:val="24"/>
          <w:szCs w:val="24"/>
        </w:rPr>
      </w:pPr>
      <w:r w:rsidRPr="00052D2A">
        <w:rPr>
          <w:i w:val="0"/>
          <w:iCs/>
          <w:sz w:val="24"/>
          <w:szCs w:val="24"/>
        </w:rPr>
        <w:t>4.2.1.2 Level 1DFD</w:t>
      </w:r>
    </w:p>
    <w:p w:rsidR="00501F29" w:rsidRPr="00052D2A" w:rsidRDefault="00501F29">
      <w:pPr>
        <w:pStyle w:val="BodyText"/>
        <w:spacing w:line="480" w:lineRule="auto"/>
        <w:ind w:left="140" w:right="398"/>
        <w:jc w:val="both"/>
        <w:rPr>
          <w:sz w:val="24"/>
          <w:szCs w:val="24"/>
        </w:rPr>
      </w:pPr>
    </w:p>
    <w:p w:rsidR="00501F29" w:rsidRPr="00052D2A" w:rsidRDefault="000D2D7B">
      <w:pPr>
        <w:pStyle w:val="BodyText"/>
        <w:keepNext/>
        <w:spacing w:line="480" w:lineRule="auto"/>
        <w:ind w:left="140" w:right="398"/>
        <w:jc w:val="both"/>
      </w:pPr>
      <w:r w:rsidRPr="00052D2A">
        <w:rPr>
          <w:noProof/>
        </w:rPr>
        <w:lastRenderedPageBreak/>
        <w:drawing>
          <wp:inline distT="0" distB="0" distL="114300" distR="114300">
            <wp:extent cx="4770755" cy="2162175"/>
            <wp:effectExtent l="0" t="0" r="10795" b="9525"/>
            <wp:docPr id="6" name="Picture 6" descr="dfd 2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fd 2 final"/>
                    <pic:cNvPicPr>
                      <a:picLocks noChangeAspect="1"/>
                    </pic:cNvPicPr>
                  </pic:nvPicPr>
                  <pic:blipFill>
                    <a:blip r:embed="rId37"/>
                    <a:stretch>
                      <a:fillRect/>
                    </a:stretch>
                  </pic:blipFill>
                  <pic:spPr>
                    <a:xfrm>
                      <a:off x="0" y="0"/>
                      <a:ext cx="4770755" cy="2162175"/>
                    </a:xfrm>
                    <a:prstGeom prst="rect">
                      <a:avLst/>
                    </a:prstGeom>
                  </pic:spPr>
                </pic:pic>
              </a:graphicData>
            </a:graphic>
          </wp:inline>
        </w:drawing>
      </w:r>
    </w:p>
    <w:p w:rsidR="00501F29" w:rsidRPr="00052D2A" w:rsidRDefault="000D2D7B">
      <w:pPr>
        <w:pStyle w:val="Caption"/>
        <w:jc w:val="center"/>
        <w:rPr>
          <w:b/>
          <w:bCs/>
          <w:i w:val="0"/>
          <w:iCs w:val="0"/>
          <w:color w:val="000000" w:themeColor="text1"/>
          <w:sz w:val="13"/>
        </w:rPr>
      </w:pPr>
      <w:bookmarkStart w:id="101" w:name="_Toc71534430"/>
      <w:r w:rsidRPr="00052D2A">
        <w:rPr>
          <w:b/>
          <w:bCs/>
          <w:i w:val="0"/>
          <w:iCs w:val="0"/>
          <w:color w:val="000000" w:themeColor="text1"/>
        </w:rPr>
        <w:t>Figure 4.</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3</w:t>
      </w:r>
      <w:r w:rsidR="00115334" w:rsidRPr="00052D2A">
        <w:rPr>
          <w:b/>
          <w:bCs/>
          <w:i w:val="0"/>
          <w:iCs w:val="0"/>
          <w:color w:val="000000" w:themeColor="text1"/>
        </w:rPr>
        <w:fldChar w:fldCharType="end"/>
      </w:r>
      <w:r w:rsidRPr="00052D2A">
        <w:rPr>
          <w:b/>
          <w:bCs/>
          <w:i w:val="0"/>
          <w:iCs w:val="0"/>
          <w:color w:val="000000" w:themeColor="text1"/>
        </w:rPr>
        <w:t xml:space="preserve"> DFD Level 1</w:t>
      </w:r>
      <w:bookmarkEnd w:id="101"/>
    </w:p>
    <w:p w:rsidR="00501F29" w:rsidRPr="00052D2A" w:rsidRDefault="00501F29">
      <w:pPr>
        <w:pStyle w:val="BodyText"/>
        <w:spacing w:line="480" w:lineRule="auto"/>
        <w:ind w:left="140" w:right="398"/>
        <w:jc w:val="both"/>
        <w:rPr>
          <w:b/>
          <w:sz w:val="13"/>
        </w:rPr>
      </w:pPr>
    </w:p>
    <w:p w:rsidR="00501F29" w:rsidRPr="00052D2A" w:rsidRDefault="000D2D7B">
      <w:pPr>
        <w:pStyle w:val="BodyText"/>
        <w:spacing w:line="480" w:lineRule="auto"/>
        <w:ind w:left="140" w:right="391"/>
        <w:jc w:val="both"/>
        <w:rPr>
          <w:sz w:val="24"/>
          <w:szCs w:val="24"/>
        </w:rPr>
      </w:pPr>
      <w:r w:rsidRPr="00052D2A">
        <w:rPr>
          <w:sz w:val="24"/>
          <w:szCs w:val="24"/>
        </w:rPr>
        <w:t>This presents the complete design of our project. Project design is an important part for developing a graphical view of requirement based on the detailed functional and non-functional requirements in the previous chapter. Project design is only acceptable and marked as good after understanding the requirements of the project provided for development. It is always good practice to start from making a high-level design and then move it to low-level design phases.</w:t>
      </w: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501F29">
      <w:pPr>
        <w:pStyle w:val="Heading2"/>
        <w:rPr>
          <w:sz w:val="28"/>
          <w:szCs w:val="28"/>
        </w:rPr>
      </w:pPr>
    </w:p>
    <w:p w:rsidR="00501F29" w:rsidRPr="00052D2A" w:rsidRDefault="000D2D7B">
      <w:pPr>
        <w:pStyle w:val="Heading2"/>
        <w:rPr>
          <w:sz w:val="28"/>
          <w:szCs w:val="28"/>
        </w:rPr>
      </w:pPr>
      <w:bookmarkStart w:id="102" w:name="_Toc73242393"/>
      <w:r w:rsidRPr="00052D2A">
        <w:rPr>
          <w:sz w:val="28"/>
          <w:szCs w:val="28"/>
        </w:rPr>
        <w:t>4.2.2 Activity Diagram</w:t>
      </w:r>
      <w:bookmarkEnd w:id="102"/>
    </w:p>
    <w:p w:rsidR="00501F29" w:rsidRPr="00052D2A" w:rsidRDefault="000D2D7B">
      <w:pPr>
        <w:pStyle w:val="BodyText"/>
        <w:spacing w:before="209" w:line="480" w:lineRule="auto"/>
        <w:ind w:left="140" w:right="395"/>
        <w:jc w:val="both"/>
        <w:rPr>
          <w:sz w:val="24"/>
          <w:szCs w:val="24"/>
        </w:rPr>
      </w:pPr>
      <w:r w:rsidRPr="00052D2A">
        <w:rPr>
          <w:sz w:val="24"/>
          <w:szCs w:val="24"/>
        </w:rPr>
        <w:t>An activity diagram is depicting the dynamic component of the framework. An activity diagram is essentially a flowchart to speak from one action to another movement. The movement may be relating to an operation of the framework. This diagram is used to explain the dynamic features of the system. It is more like a flow chart because it shows the flow of data from one activity to other.</w:t>
      </w:r>
    </w:p>
    <w:p w:rsidR="00501F29" w:rsidRPr="00052D2A" w:rsidRDefault="00501F29">
      <w:pPr>
        <w:pStyle w:val="BodyText"/>
        <w:spacing w:line="480" w:lineRule="auto"/>
        <w:ind w:left="140" w:right="398"/>
        <w:jc w:val="both"/>
        <w:rPr>
          <w:sz w:val="24"/>
          <w:szCs w:val="24"/>
        </w:rPr>
      </w:pPr>
    </w:p>
    <w:p w:rsidR="00501F29" w:rsidRPr="00052D2A" w:rsidRDefault="000D2D7B">
      <w:pPr>
        <w:pStyle w:val="BodyText"/>
        <w:keepNext/>
        <w:spacing w:line="480" w:lineRule="auto"/>
        <w:ind w:left="140" w:right="398"/>
        <w:jc w:val="both"/>
      </w:pPr>
      <w:r w:rsidRPr="00052D2A">
        <w:rPr>
          <w:noProof/>
          <w:sz w:val="21"/>
        </w:rPr>
        <w:lastRenderedPageBreak/>
        <w:drawing>
          <wp:inline distT="0" distB="0" distL="0" distR="0">
            <wp:extent cx="5031105" cy="5725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8" cstate="print">
                      <a:extLst>
                        <a:ext uri="{28A0092B-C50C-407E-A947-70E740481C1C}">
                          <a14:useLocalDpi xmlns:a14="http://schemas.microsoft.com/office/drawing/2010/main" val="0"/>
                        </a:ext>
                      </a:extLst>
                    </a:blip>
                    <a:srcRect l="25959" t="9068" r="28612" b="10962"/>
                    <a:stretch>
                      <a:fillRect/>
                    </a:stretch>
                  </pic:blipFill>
                  <pic:spPr>
                    <a:xfrm>
                      <a:off x="0" y="0"/>
                      <a:ext cx="5053515" cy="5750904"/>
                    </a:xfrm>
                    <a:prstGeom prst="rect">
                      <a:avLst/>
                    </a:prstGeom>
                    <a:ln>
                      <a:noFill/>
                    </a:ln>
                  </pic:spPr>
                </pic:pic>
              </a:graphicData>
            </a:graphic>
          </wp:inline>
        </w:drawing>
      </w:r>
    </w:p>
    <w:p w:rsidR="00501F29" w:rsidRPr="00052D2A" w:rsidRDefault="000D2D7B">
      <w:pPr>
        <w:pStyle w:val="Caption"/>
        <w:jc w:val="center"/>
        <w:rPr>
          <w:b/>
          <w:bCs/>
          <w:i w:val="0"/>
          <w:iCs w:val="0"/>
          <w:color w:val="000000" w:themeColor="text1"/>
          <w:sz w:val="24"/>
          <w:szCs w:val="24"/>
        </w:rPr>
        <w:sectPr w:rsidR="00501F29" w:rsidRPr="00052D2A">
          <w:headerReference w:type="default" r:id="rId39"/>
          <w:footerReference w:type="default" r:id="rId40"/>
          <w:pgSz w:w="11910" w:h="16840"/>
          <w:pgMar w:top="1560" w:right="1300" w:bottom="1060" w:left="1560" w:header="567" w:footer="870" w:gutter="0"/>
          <w:cols w:space="720"/>
          <w:docGrid w:linePitch="299"/>
        </w:sectPr>
      </w:pPr>
      <w:bookmarkStart w:id="103" w:name="_Toc71534431"/>
      <w:r w:rsidRPr="00052D2A">
        <w:rPr>
          <w:b/>
          <w:bCs/>
          <w:i w:val="0"/>
          <w:iCs w:val="0"/>
          <w:color w:val="000000" w:themeColor="text1"/>
        </w:rPr>
        <w:t>Figure 4.</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4</w:t>
      </w:r>
      <w:r w:rsidR="00115334" w:rsidRPr="00052D2A">
        <w:rPr>
          <w:b/>
          <w:bCs/>
          <w:i w:val="0"/>
          <w:iCs w:val="0"/>
          <w:color w:val="000000" w:themeColor="text1"/>
        </w:rPr>
        <w:fldChar w:fldCharType="end"/>
      </w:r>
      <w:r w:rsidRPr="00052D2A">
        <w:rPr>
          <w:b/>
          <w:bCs/>
          <w:i w:val="0"/>
          <w:iCs w:val="0"/>
          <w:color w:val="000000" w:themeColor="text1"/>
        </w:rPr>
        <w:t xml:space="preserve"> Activity Diagra</w:t>
      </w:r>
      <w:bookmarkEnd w:id="103"/>
      <w:r w:rsidRPr="00052D2A">
        <w:rPr>
          <w:b/>
          <w:bCs/>
          <w:i w:val="0"/>
          <w:iCs w:val="0"/>
          <w:color w:val="000000" w:themeColor="text1"/>
        </w:rPr>
        <w:t>m</w:t>
      </w:r>
    </w:p>
    <w:p w:rsidR="00501F29" w:rsidRPr="00052D2A" w:rsidRDefault="00501F29">
      <w:pPr>
        <w:pStyle w:val="BodyText"/>
        <w:rPr>
          <w:b/>
          <w:sz w:val="36"/>
        </w:rPr>
      </w:pPr>
      <w:bookmarkStart w:id="104" w:name="_bookmark46"/>
      <w:bookmarkEnd w:id="104"/>
    </w:p>
    <w:p w:rsidR="00501F29" w:rsidRPr="00052D2A" w:rsidRDefault="000D2D7B">
      <w:pPr>
        <w:pStyle w:val="Heading2"/>
        <w:ind w:left="0"/>
        <w:rPr>
          <w:sz w:val="28"/>
          <w:szCs w:val="28"/>
        </w:rPr>
      </w:pPr>
      <w:bookmarkStart w:id="105" w:name="_Toc73242394"/>
      <w:r w:rsidRPr="00052D2A">
        <w:rPr>
          <w:sz w:val="28"/>
          <w:szCs w:val="28"/>
        </w:rPr>
        <w:t>4.3 Design Models</w:t>
      </w:r>
      <w:bookmarkEnd w:id="105"/>
    </w:p>
    <w:p w:rsidR="00501F29" w:rsidRPr="00052D2A" w:rsidRDefault="000D2D7B">
      <w:pPr>
        <w:pStyle w:val="Heading2"/>
        <w:ind w:left="0"/>
        <w:rPr>
          <w:sz w:val="28"/>
          <w:szCs w:val="28"/>
        </w:rPr>
      </w:pPr>
      <w:bookmarkStart w:id="106" w:name="_Toc73242395"/>
      <w:r w:rsidRPr="00052D2A">
        <w:rPr>
          <w:sz w:val="28"/>
          <w:szCs w:val="28"/>
        </w:rPr>
        <w:t>4.3.1 Sequence</w:t>
      </w:r>
      <w:r w:rsidR="007364EC">
        <w:rPr>
          <w:sz w:val="28"/>
          <w:szCs w:val="28"/>
        </w:rPr>
        <w:t xml:space="preserve"> </w:t>
      </w:r>
      <w:r w:rsidRPr="00052D2A">
        <w:rPr>
          <w:sz w:val="28"/>
          <w:szCs w:val="28"/>
        </w:rPr>
        <w:t>Diagram</w:t>
      </w:r>
      <w:bookmarkEnd w:id="106"/>
    </w:p>
    <w:p w:rsidR="00501F29" w:rsidRPr="00052D2A" w:rsidRDefault="000D2D7B">
      <w:pPr>
        <w:pStyle w:val="BodyText"/>
        <w:spacing w:before="209" w:line="360" w:lineRule="auto"/>
        <w:rPr>
          <w:sz w:val="24"/>
          <w:szCs w:val="24"/>
        </w:rPr>
      </w:pPr>
      <w:r w:rsidRPr="00052D2A">
        <w:rPr>
          <w:sz w:val="24"/>
          <w:szCs w:val="24"/>
        </w:rPr>
        <w:t>A cooperation graph that shows how objects work with each other and in what request is called sequence diagram. It is built up of message arrangement outline.</w:t>
      </w:r>
    </w:p>
    <w:p w:rsidR="00501F29" w:rsidRPr="00052D2A" w:rsidRDefault="000D2D7B">
      <w:pPr>
        <w:pStyle w:val="BodyText"/>
        <w:keepNext/>
        <w:spacing w:before="209" w:line="360" w:lineRule="auto"/>
        <w:ind w:left="140"/>
      </w:pPr>
      <w:r w:rsidRPr="00052D2A">
        <w:rPr>
          <w:noProof/>
        </w:rPr>
        <w:drawing>
          <wp:inline distT="0" distB="0" distL="114300" distR="114300">
            <wp:extent cx="5742940" cy="4297045"/>
            <wp:effectExtent l="0" t="0" r="10160" b="8255"/>
            <wp:docPr id="1" name="Picture 1" descr="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d"/>
                    <pic:cNvPicPr>
                      <a:picLocks noChangeAspect="1"/>
                    </pic:cNvPicPr>
                  </pic:nvPicPr>
                  <pic:blipFill>
                    <a:blip r:embed="rId41"/>
                    <a:stretch>
                      <a:fillRect/>
                    </a:stretch>
                  </pic:blipFill>
                  <pic:spPr>
                    <a:xfrm>
                      <a:off x="0" y="0"/>
                      <a:ext cx="5742940" cy="4297045"/>
                    </a:xfrm>
                    <a:prstGeom prst="rect">
                      <a:avLst/>
                    </a:prstGeom>
                  </pic:spPr>
                </pic:pic>
              </a:graphicData>
            </a:graphic>
          </wp:inline>
        </w:drawing>
      </w:r>
    </w:p>
    <w:p w:rsidR="00501F29" w:rsidRPr="00052D2A" w:rsidRDefault="000D2D7B">
      <w:pPr>
        <w:pStyle w:val="Caption"/>
        <w:jc w:val="center"/>
        <w:rPr>
          <w:b/>
          <w:bCs/>
          <w:i w:val="0"/>
          <w:iCs w:val="0"/>
          <w:color w:val="000000" w:themeColor="text1"/>
          <w:sz w:val="24"/>
          <w:szCs w:val="24"/>
        </w:rPr>
      </w:pPr>
      <w:bookmarkStart w:id="107" w:name="_Toc71534432"/>
      <w:r w:rsidRPr="00052D2A">
        <w:rPr>
          <w:b/>
          <w:bCs/>
          <w:i w:val="0"/>
          <w:iCs w:val="0"/>
          <w:color w:val="000000" w:themeColor="text1"/>
        </w:rPr>
        <w:t>Figure 4.</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5</w:t>
      </w:r>
      <w:r w:rsidR="00115334" w:rsidRPr="00052D2A">
        <w:rPr>
          <w:b/>
          <w:bCs/>
          <w:i w:val="0"/>
          <w:iCs w:val="0"/>
          <w:color w:val="000000" w:themeColor="text1"/>
        </w:rPr>
        <w:fldChar w:fldCharType="end"/>
      </w:r>
      <w:r w:rsidRPr="00052D2A">
        <w:rPr>
          <w:b/>
          <w:bCs/>
          <w:i w:val="0"/>
          <w:iCs w:val="0"/>
          <w:color w:val="000000" w:themeColor="text1"/>
        </w:rPr>
        <w:t xml:space="preserve"> Sequence Diagram</w:t>
      </w:r>
      <w:bookmarkEnd w:id="107"/>
    </w:p>
    <w:p w:rsidR="00501F29" w:rsidRPr="00052D2A" w:rsidRDefault="00501F29">
      <w:pPr>
        <w:pStyle w:val="BodyText"/>
        <w:rPr>
          <w:b/>
          <w:sz w:val="20"/>
        </w:rPr>
      </w:pPr>
    </w:p>
    <w:p w:rsidR="00501F29" w:rsidRPr="00052D2A" w:rsidRDefault="00501F29">
      <w:pPr>
        <w:pStyle w:val="BodyText"/>
        <w:spacing w:before="2"/>
        <w:rPr>
          <w:b/>
          <w:sz w:val="13"/>
        </w:rPr>
      </w:pPr>
    </w:p>
    <w:p w:rsidR="00501F29" w:rsidRPr="00052D2A" w:rsidRDefault="00501F29">
      <w:pPr>
        <w:pStyle w:val="BodyText"/>
        <w:spacing w:before="10"/>
        <w:rPr>
          <w:b/>
          <w:sz w:val="36"/>
        </w:rPr>
      </w:pPr>
    </w:p>
    <w:p w:rsidR="00501F29" w:rsidRPr="00052D2A" w:rsidRDefault="00501F29">
      <w:pPr>
        <w:spacing w:line="360" w:lineRule="auto"/>
        <w:jc w:val="both"/>
        <w:sectPr w:rsidR="00501F29" w:rsidRPr="00052D2A">
          <w:headerReference w:type="default" r:id="rId42"/>
          <w:pgSz w:w="11910" w:h="16840"/>
          <w:pgMar w:top="1320" w:right="1300" w:bottom="1060" w:left="1560" w:header="567" w:footer="870" w:gutter="0"/>
          <w:cols w:space="720"/>
          <w:docGrid w:linePitch="299"/>
        </w:sectPr>
      </w:pPr>
      <w:bookmarkStart w:id="108" w:name="_bookmark47"/>
      <w:bookmarkEnd w:id="108"/>
    </w:p>
    <w:p w:rsidR="00501F29" w:rsidRPr="00052D2A" w:rsidRDefault="00501F29">
      <w:pPr>
        <w:pStyle w:val="BodyText"/>
        <w:spacing w:before="9"/>
        <w:rPr>
          <w:sz w:val="21"/>
        </w:rPr>
      </w:pPr>
    </w:p>
    <w:p w:rsidR="00501F29" w:rsidRPr="00052D2A" w:rsidRDefault="000D2D7B">
      <w:pPr>
        <w:pStyle w:val="Heading2"/>
        <w:rPr>
          <w:sz w:val="28"/>
          <w:szCs w:val="28"/>
        </w:rPr>
      </w:pPr>
      <w:bookmarkStart w:id="109" w:name="_bookmark49"/>
      <w:bookmarkStart w:id="110" w:name="_Toc61207315"/>
      <w:bookmarkStart w:id="111" w:name="_Toc73242396"/>
      <w:bookmarkEnd w:id="109"/>
      <w:r w:rsidRPr="00052D2A">
        <w:rPr>
          <w:sz w:val="28"/>
          <w:szCs w:val="28"/>
        </w:rPr>
        <w:t>4.3.2 Class Diagram</w:t>
      </w:r>
      <w:bookmarkEnd w:id="110"/>
      <w:bookmarkEnd w:id="111"/>
    </w:p>
    <w:p w:rsidR="00501F29" w:rsidRPr="00052D2A" w:rsidRDefault="00501F29">
      <w:pPr>
        <w:rPr>
          <w:sz w:val="20"/>
        </w:rPr>
      </w:pPr>
    </w:p>
    <w:p w:rsidR="00501F29" w:rsidRPr="00052D2A" w:rsidRDefault="000D2D7B">
      <w:pPr>
        <w:keepNext/>
      </w:pPr>
      <w:r w:rsidRPr="00052D2A">
        <w:rPr>
          <w:noProof/>
          <w:sz w:val="20"/>
        </w:rPr>
        <w:drawing>
          <wp:inline distT="0" distB="0" distL="0" distR="0">
            <wp:extent cx="5512435" cy="5953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3" cstate="print">
                      <a:extLst>
                        <a:ext uri="{28A0092B-C50C-407E-A947-70E740481C1C}">
                          <a14:useLocalDpi xmlns:a14="http://schemas.microsoft.com/office/drawing/2010/main" val="0"/>
                        </a:ext>
                      </a:extLst>
                    </a:blip>
                    <a:srcRect l="4482" t="8517" r="53027" b="9863"/>
                    <a:stretch>
                      <a:fillRect/>
                    </a:stretch>
                  </pic:blipFill>
                  <pic:spPr>
                    <a:xfrm>
                      <a:off x="0" y="0"/>
                      <a:ext cx="5520164" cy="5961342"/>
                    </a:xfrm>
                    <a:prstGeom prst="rect">
                      <a:avLst/>
                    </a:prstGeom>
                    <a:ln>
                      <a:noFill/>
                    </a:ln>
                  </pic:spPr>
                </pic:pic>
              </a:graphicData>
            </a:graphic>
          </wp:inline>
        </w:drawing>
      </w:r>
    </w:p>
    <w:p w:rsidR="00501F29" w:rsidRPr="00052D2A" w:rsidRDefault="000D2D7B">
      <w:pPr>
        <w:pStyle w:val="Caption"/>
        <w:jc w:val="center"/>
        <w:rPr>
          <w:b/>
          <w:bCs/>
          <w:i w:val="0"/>
          <w:iCs w:val="0"/>
          <w:color w:val="000000" w:themeColor="text1"/>
          <w:sz w:val="20"/>
        </w:rPr>
      </w:pPr>
      <w:bookmarkStart w:id="112" w:name="_Toc71534433"/>
      <w:r w:rsidRPr="00052D2A">
        <w:rPr>
          <w:b/>
          <w:bCs/>
          <w:i w:val="0"/>
          <w:iCs w:val="0"/>
          <w:color w:val="000000" w:themeColor="text1"/>
        </w:rPr>
        <w:t>Figure 4.</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6</w:t>
      </w:r>
      <w:r w:rsidR="00115334" w:rsidRPr="00052D2A">
        <w:rPr>
          <w:b/>
          <w:bCs/>
          <w:i w:val="0"/>
          <w:iCs w:val="0"/>
          <w:color w:val="000000" w:themeColor="text1"/>
        </w:rPr>
        <w:fldChar w:fldCharType="end"/>
      </w:r>
      <w:r w:rsidRPr="00052D2A">
        <w:rPr>
          <w:b/>
          <w:bCs/>
          <w:i w:val="0"/>
          <w:iCs w:val="0"/>
          <w:color w:val="000000" w:themeColor="text1"/>
        </w:rPr>
        <w:t xml:space="preserve"> Class Diagram</w:t>
      </w:r>
      <w:bookmarkEnd w:id="112"/>
    </w:p>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0D2D7B">
      <w:pPr>
        <w:tabs>
          <w:tab w:val="left" w:pos="3851"/>
        </w:tabs>
        <w:sectPr w:rsidR="00501F29" w:rsidRPr="00052D2A">
          <w:headerReference w:type="default" r:id="rId44"/>
          <w:pgSz w:w="11910" w:h="16840"/>
          <w:pgMar w:top="1340" w:right="1300" w:bottom="1060" w:left="1560" w:header="567" w:footer="870" w:gutter="0"/>
          <w:cols w:space="720"/>
          <w:docGrid w:linePitch="299"/>
        </w:sectPr>
      </w:pPr>
      <w:r w:rsidRPr="00052D2A">
        <w:tab/>
      </w:r>
    </w:p>
    <w:p w:rsidR="00501F29" w:rsidRPr="00052D2A" w:rsidRDefault="00501F29">
      <w:pPr>
        <w:tabs>
          <w:tab w:val="left" w:pos="3851"/>
        </w:tabs>
      </w:pPr>
    </w:p>
    <w:p w:rsidR="00501F29" w:rsidRPr="00052D2A" w:rsidRDefault="00501F29">
      <w:pPr>
        <w:tabs>
          <w:tab w:val="left" w:pos="3851"/>
        </w:tabs>
        <w:sectPr w:rsidR="00501F29" w:rsidRPr="00052D2A">
          <w:type w:val="continuous"/>
          <w:pgSz w:w="11910" w:h="16840"/>
          <w:pgMar w:top="1340" w:right="1300" w:bottom="1060" w:left="1560" w:header="0" w:footer="870" w:gutter="0"/>
          <w:cols w:space="720"/>
        </w:sectPr>
      </w:pPr>
    </w:p>
    <w:p w:rsidR="00501F29" w:rsidRPr="00052D2A" w:rsidRDefault="00501F29">
      <w:pPr>
        <w:pStyle w:val="Heading1"/>
        <w:ind w:left="0" w:firstLine="0"/>
        <w:rPr>
          <w:sz w:val="44"/>
          <w:szCs w:val="44"/>
        </w:rPr>
      </w:pPr>
      <w:bookmarkStart w:id="113" w:name="_bookmark52"/>
      <w:bookmarkStart w:id="114" w:name="_Toc61207316"/>
      <w:bookmarkEnd w:id="113"/>
    </w:p>
    <w:p w:rsidR="00501F29" w:rsidRPr="00052D2A" w:rsidRDefault="00501F29">
      <w:pPr>
        <w:pStyle w:val="Heading1"/>
        <w:ind w:left="0" w:firstLine="0"/>
        <w:rPr>
          <w:sz w:val="44"/>
          <w:szCs w:val="44"/>
        </w:rPr>
      </w:pPr>
    </w:p>
    <w:p w:rsidR="00501F29" w:rsidRPr="00052D2A" w:rsidRDefault="00501F29">
      <w:pPr>
        <w:pStyle w:val="Heading1"/>
        <w:ind w:left="0" w:firstLine="0"/>
        <w:rPr>
          <w:sz w:val="44"/>
          <w:szCs w:val="44"/>
        </w:rPr>
      </w:pPr>
    </w:p>
    <w:p w:rsidR="00501F29" w:rsidRPr="00052D2A" w:rsidRDefault="00501F29">
      <w:pPr>
        <w:pStyle w:val="Heading1"/>
        <w:ind w:left="0" w:firstLine="0"/>
        <w:rPr>
          <w:sz w:val="44"/>
          <w:szCs w:val="44"/>
        </w:rPr>
      </w:pPr>
    </w:p>
    <w:p w:rsidR="00501F29" w:rsidRPr="00052D2A" w:rsidRDefault="00501F29">
      <w:pPr>
        <w:pStyle w:val="Heading1"/>
        <w:ind w:left="0" w:firstLine="0"/>
        <w:rPr>
          <w:sz w:val="44"/>
          <w:szCs w:val="44"/>
        </w:rPr>
      </w:pPr>
    </w:p>
    <w:p w:rsidR="00501F29" w:rsidRPr="00052D2A" w:rsidRDefault="00501F29">
      <w:pPr>
        <w:pStyle w:val="Heading1"/>
        <w:ind w:left="0" w:firstLine="0"/>
        <w:rPr>
          <w:sz w:val="44"/>
          <w:szCs w:val="44"/>
        </w:rPr>
      </w:pPr>
    </w:p>
    <w:p w:rsidR="00501F29" w:rsidRPr="00052D2A" w:rsidRDefault="00501F29">
      <w:pPr>
        <w:pStyle w:val="Heading1"/>
        <w:ind w:left="0" w:firstLine="0"/>
        <w:rPr>
          <w:sz w:val="44"/>
          <w:szCs w:val="44"/>
        </w:rPr>
      </w:pPr>
    </w:p>
    <w:p w:rsidR="00501F29" w:rsidRPr="00052D2A" w:rsidRDefault="00501F29">
      <w:pPr>
        <w:pStyle w:val="Heading1"/>
        <w:ind w:left="0" w:firstLine="0"/>
        <w:rPr>
          <w:sz w:val="44"/>
          <w:szCs w:val="44"/>
        </w:rPr>
      </w:pPr>
    </w:p>
    <w:p w:rsidR="00501F29" w:rsidRPr="00052D2A" w:rsidRDefault="00501F29">
      <w:pPr>
        <w:pStyle w:val="Heading1"/>
        <w:ind w:left="0" w:firstLine="0"/>
        <w:rPr>
          <w:sz w:val="44"/>
          <w:szCs w:val="44"/>
        </w:rPr>
      </w:pPr>
    </w:p>
    <w:p w:rsidR="00501F29" w:rsidRPr="00052D2A" w:rsidRDefault="007364EC">
      <w:pPr>
        <w:pStyle w:val="Heading1"/>
        <w:ind w:left="0" w:firstLine="0"/>
        <w:jc w:val="center"/>
        <w:rPr>
          <w:b w:val="0"/>
          <w:bCs w:val="0"/>
          <w:sz w:val="44"/>
          <w:szCs w:val="44"/>
        </w:rPr>
      </w:pPr>
      <w:r>
        <w:rPr>
          <w:sz w:val="44"/>
          <w:szCs w:val="44"/>
        </w:rPr>
        <w:t xml:space="preserve">               </w:t>
      </w:r>
      <w:bookmarkStart w:id="115" w:name="_Toc73242397"/>
      <w:r w:rsidR="000D2D7B" w:rsidRPr="00052D2A">
        <w:rPr>
          <w:sz w:val="44"/>
          <w:szCs w:val="44"/>
        </w:rPr>
        <w:t>Chapter 5</w:t>
      </w:r>
      <w:bookmarkEnd w:id="114"/>
      <w:bookmarkEnd w:id="115"/>
    </w:p>
    <w:p w:rsidR="00501F29" w:rsidRPr="00052D2A" w:rsidRDefault="000D2D7B">
      <w:pPr>
        <w:pStyle w:val="Heading1"/>
        <w:jc w:val="center"/>
        <w:rPr>
          <w:b w:val="0"/>
          <w:bCs w:val="0"/>
          <w:sz w:val="44"/>
          <w:szCs w:val="44"/>
        </w:rPr>
      </w:pPr>
      <w:bookmarkStart w:id="116" w:name="_Toc61207317"/>
      <w:bookmarkStart w:id="117" w:name="_Toc73242398"/>
      <w:r w:rsidRPr="00052D2A">
        <w:rPr>
          <w:sz w:val="44"/>
          <w:szCs w:val="44"/>
        </w:rPr>
        <w:t>Implementation</w:t>
      </w:r>
      <w:bookmarkEnd w:id="116"/>
      <w:bookmarkEnd w:id="117"/>
    </w:p>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Pr>
        <w:sectPr w:rsidR="00501F29" w:rsidRPr="00052D2A">
          <w:headerReference w:type="default" r:id="rId45"/>
          <w:footerReference w:type="default" r:id="rId46"/>
          <w:pgSz w:w="11910" w:h="16840"/>
          <w:pgMar w:top="1320" w:right="1300" w:bottom="1060" w:left="1560" w:header="0" w:footer="870" w:gutter="0"/>
          <w:cols w:space="720"/>
        </w:sectPr>
      </w:pPr>
    </w:p>
    <w:p w:rsidR="00501F29" w:rsidRPr="00052D2A" w:rsidRDefault="00501F29"/>
    <w:p w:rsidR="00501F29" w:rsidRPr="00052D2A" w:rsidRDefault="000D2D7B">
      <w:pPr>
        <w:tabs>
          <w:tab w:val="center" w:pos="4525"/>
        </w:tabs>
        <w:sectPr w:rsidR="00501F29" w:rsidRPr="00052D2A">
          <w:type w:val="continuous"/>
          <w:pgSz w:w="11910" w:h="16840"/>
          <w:pgMar w:top="1320" w:right="1300" w:bottom="1060" w:left="1560" w:header="0" w:footer="870" w:gutter="0"/>
          <w:cols w:space="720"/>
        </w:sectPr>
      </w:pPr>
      <w:r w:rsidRPr="00052D2A">
        <w:tab/>
      </w:r>
    </w:p>
    <w:p w:rsidR="00501F29" w:rsidRPr="00052D2A" w:rsidRDefault="00501F29">
      <w:pPr>
        <w:tabs>
          <w:tab w:val="left" w:pos="861"/>
        </w:tabs>
        <w:spacing w:line="362" w:lineRule="auto"/>
        <w:ind w:right="392"/>
        <w:jc w:val="both"/>
        <w:rPr>
          <w:sz w:val="20"/>
        </w:rPr>
      </w:pPr>
    </w:p>
    <w:p w:rsidR="00501F29" w:rsidRPr="00052D2A" w:rsidRDefault="000D2D7B">
      <w:pPr>
        <w:pStyle w:val="Heading1"/>
        <w:spacing w:line="480" w:lineRule="auto"/>
        <w:ind w:left="0" w:firstLine="0"/>
        <w:rPr>
          <w:sz w:val="32"/>
          <w:szCs w:val="32"/>
        </w:rPr>
      </w:pPr>
      <w:bookmarkStart w:id="118" w:name="_Toc61207318"/>
      <w:bookmarkStart w:id="119" w:name="_Toc73242399"/>
      <w:r w:rsidRPr="00052D2A">
        <w:rPr>
          <w:sz w:val="32"/>
          <w:szCs w:val="32"/>
        </w:rPr>
        <w:t>5. Implementation</w:t>
      </w:r>
      <w:bookmarkEnd w:id="118"/>
      <w:bookmarkEnd w:id="119"/>
    </w:p>
    <w:p w:rsidR="00501F29" w:rsidRPr="00052D2A" w:rsidRDefault="000D2D7B">
      <w:pPr>
        <w:spacing w:line="480" w:lineRule="auto"/>
        <w:rPr>
          <w:sz w:val="24"/>
          <w:szCs w:val="24"/>
        </w:rPr>
      </w:pPr>
      <w:r w:rsidRPr="00052D2A">
        <w:rPr>
          <w:sz w:val="24"/>
          <w:szCs w:val="24"/>
        </w:rPr>
        <w:t>An application is result of successful implementation of project – the various algorithms, testing approaches and the results.</w:t>
      </w:r>
    </w:p>
    <w:p w:rsidR="00501F29" w:rsidRPr="00052D2A" w:rsidRDefault="000D2D7B">
      <w:pPr>
        <w:pStyle w:val="Heading2"/>
        <w:ind w:left="0"/>
        <w:rPr>
          <w:sz w:val="28"/>
          <w:szCs w:val="28"/>
        </w:rPr>
      </w:pPr>
      <w:bookmarkStart w:id="120" w:name="_Toc61207319"/>
      <w:bookmarkStart w:id="121" w:name="_Toc73242400"/>
      <w:r w:rsidRPr="00052D2A">
        <w:rPr>
          <w:sz w:val="28"/>
          <w:szCs w:val="28"/>
        </w:rPr>
        <w:t>5.1 Algorithm</w:t>
      </w:r>
      <w:bookmarkEnd w:id="120"/>
      <w:bookmarkEnd w:id="121"/>
    </w:p>
    <w:p w:rsidR="00501F29" w:rsidRPr="00052D2A" w:rsidRDefault="000D2D7B">
      <w:pPr>
        <w:pStyle w:val="Heading2"/>
        <w:ind w:left="0"/>
        <w:rPr>
          <w:sz w:val="28"/>
          <w:szCs w:val="28"/>
        </w:rPr>
      </w:pPr>
      <w:bookmarkStart w:id="122" w:name="_Toc61207320"/>
      <w:bookmarkStart w:id="123" w:name="_Toc73242401"/>
      <w:bookmarkStart w:id="124" w:name="_Hlk56843617"/>
      <w:r w:rsidRPr="00052D2A">
        <w:rPr>
          <w:sz w:val="28"/>
          <w:szCs w:val="28"/>
        </w:rPr>
        <w:t>5.1.1 Dataset</w:t>
      </w:r>
      <w:bookmarkEnd w:id="122"/>
      <w:bookmarkEnd w:id="123"/>
    </w:p>
    <w:bookmarkEnd w:id="124"/>
    <w:p w:rsidR="00501F29" w:rsidRPr="00052D2A" w:rsidRDefault="000D2D7B">
      <w:pPr>
        <w:spacing w:line="480" w:lineRule="auto"/>
        <w:jc w:val="both"/>
        <w:rPr>
          <w:sz w:val="24"/>
          <w:szCs w:val="24"/>
        </w:rPr>
      </w:pPr>
      <w:r w:rsidRPr="00052D2A">
        <w:rPr>
          <w:sz w:val="24"/>
          <w:szCs w:val="24"/>
        </w:rPr>
        <w:t xml:space="preserve">Four tumor classes and non-tumor images are included in the dataset which are Meningioma, Glioma, Pituitary and Acoustic Neuroma. The size of MRI image is 512 x 512 pixels. </w:t>
      </w:r>
    </w:p>
    <w:p w:rsidR="00501F29" w:rsidRPr="00052D2A" w:rsidRDefault="000D2D7B" w:rsidP="00951055">
      <w:pPr>
        <w:keepNext/>
        <w:spacing w:line="480" w:lineRule="auto"/>
        <w:jc w:val="center"/>
      </w:pPr>
      <w:r w:rsidRPr="00052D2A">
        <w:rPr>
          <w:noProof/>
        </w:rPr>
        <w:drawing>
          <wp:inline distT="0" distB="0" distL="0" distR="0">
            <wp:extent cx="3009265" cy="1518285"/>
            <wp:effectExtent l="0" t="0" r="63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009265" cy="1518285"/>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125" w:name="_Toc71534434"/>
      <w:r w:rsidRPr="00052D2A">
        <w:rPr>
          <w:b/>
          <w:bCs/>
          <w:i w:val="0"/>
          <w:iCs w:val="0"/>
          <w:color w:val="000000" w:themeColor="text1"/>
        </w:rPr>
        <w:t>Figure 5.</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1</w:t>
      </w:r>
      <w:r w:rsidR="00115334" w:rsidRPr="00052D2A">
        <w:rPr>
          <w:b/>
          <w:bCs/>
          <w:i w:val="0"/>
          <w:iCs w:val="0"/>
          <w:color w:val="000000" w:themeColor="text1"/>
        </w:rPr>
        <w:fldChar w:fldCharType="end"/>
      </w:r>
      <w:r w:rsidRPr="00052D2A">
        <w:rPr>
          <w:b/>
          <w:bCs/>
          <w:i w:val="0"/>
          <w:iCs w:val="0"/>
          <w:color w:val="000000" w:themeColor="text1"/>
        </w:rPr>
        <w:t xml:space="preserve"> Dataset</w:t>
      </w:r>
      <w:bookmarkEnd w:id="125"/>
    </w:p>
    <w:p w:rsidR="00501F29" w:rsidRPr="00052D2A" w:rsidRDefault="000D2D7B">
      <w:pPr>
        <w:pStyle w:val="Heading2"/>
        <w:ind w:left="0"/>
        <w:rPr>
          <w:sz w:val="28"/>
          <w:szCs w:val="28"/>
        </w:rPr>
      </w:pPr>
      <w:bookmarkStart w:id="126" w:name="_Toc61207321"/>
      <w:bookmarkStart w:id="127" w:name="_Toc73242402"/>
      <w:bookmarkStart w:id="128" w:name="_Hlk56847031"/>
      <w:r w:rsidRPr="00052D2A">
        <w:rPr>
          <w:sz w:val="28"/>
          <w:szCs w:val="28"/>
        </w:rPr>
        <w:t>5.1.2 Preprocessing</w:t>
      </w:r>
      <w:bookmarkEnd w:id="126"/>
      <w:bookmarkEnd w:id="127"/>
    </w:p>
    <w:bookmarkEnd w:id="128"/>
    <w:p w:rsidR="00501F29" w:rsidRPr="00052D2A" w:rsidRDefault="000D2D7B">
      <w:pPr>
        <w:spacing w:line="480" w:lineRule="auto"/>
        <w:jc w:val="both"/>
        <w:rPr>
          <w:sz w:val="24"/>
          <w:szCs w:val="24"/>
        </w:rPr>
      </w:pPr>
      <w:r w:rsidRPr="00052D2A">
        <w:rPr>
          <w:sz w:val="24"/>
          <w:szCs w:val="24"/>
        </w:rPr>
        <w:t xml:space="preserve">Image pre-processing means data should be clean and consistent. In this phase images are divided into testing and training and are stored in separate folders. We use 800 images for training from each tumor class and 200 images for testing the data. </w:t>
      </w:r>
    </w:p>
    <w:p w:rsidR="00501F29" w:rsidRPr="00052D2A" w:rsidRDefault="000D2D7B" w:rsidP="00951055">
      <w:pPr>
        <w:keepNext/>
        <w:spacing w:line="480" w:lineRule="auto"/>
        <w:jc w:val="center"/>
      </w:pPr>
      <w:r w:rsidRPr="00052D2A">
        <w:rPr>
          <w:noProof/>
        </w:rPr>
        <w:drawing>
          <wp:inline distT="0" distB="0" distL="0" distR="0">
            <wp:extent cx="2929890" cy="156273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929890" cy="1562735"/>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129" w:name="_Toc71534435"/>
      <w:r w:rsidRPr="00052D2A">
        <w:rPr>
          <w:b/>
          <w:bCs/>
          <w:i w:val="0"/>
          <w:iCs w:val="0"/>
          <w:color w:val="000000" w:themeColor="text1"/>
        </w:rPr>
        <w:t>Figure 5.</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2</w:t>
      </w:r>
      <w:r w:rsidR="00115334" w:rsidRPr="00052D2A">
        <w:rPr>
          <w:b/>
          <w:bCs/>
          <w:i w:val="0"/>
          <w:iCs w:val="0"/>
          <w:color w:val="000000" w:themeColor="text1"/>
        </w:rPr>
        <w:fldChar w:fldCharType="end"/>
      </w:r>
      <w:r w:rsidRPr="00052D2A">
        <w:rPr>
          <w:b/>
          <w:bCs/>
          <w:i w:val="0"/>
          <w:iCs w:val="0"/>
          <w:color w:val="000000" w:themeColor="text1"/>
        </w:rPr>
        <w:t xml:space="preserve"> Preprocessing</w:t>
      </w:r>
      <w:bookmarkEnd w:id="129"/>
    </w:p>
    <w:p w:rsidR="00501F29" w:rsidRPr="00052D2A" w:rsidRDefault="000D2D7B">
      <w:pPr>
        <w:spacing w:line="480" w:lineRule="auto"/>
        <w:jc w:val="both"/>
        <w:rPr>
          <w:sz w:val="24"/>
          <w:szCs w:val="24"/>
        </w:rPr>
      </w:pPr>
      <w:r w:rsidRPr="00052D2A">
        <w:rPr>
          <w:sz w:val="24"/>
          <w:szCs w:val="24"/>
        </w:rPr>
        <w:t>Following techniques are applied to clean noise from images:</w:t>
      </w:r>
    </w:p>
    <w:p w:rsidR="00501F29" w:rsidRPr="00052D2A" w:rsidRDefault="000D2D7B">
      <w:pPr>
        <w:pStyle w:val="Heading4"/>
        <w:spacing w:line="480" w:lineRule="auto"/>
        <w:rPr>
          <w:b w:val="0"/>
          <w:bCs w:val="0"/>
          <w:i w:val="0"/>
          <w:iCs/>
          <w:color w:val="000000" w:themeColor="text1"/>
          <w:sz w:val="24"/>
          <w:szCs w:val="24"/>
        </w:rPr>
      </w:pPr>
      <w:bookmarkStart w:id="130" w:name="_Hlk56847811"/>
      <w:r w:rsidRPr="00052D2A">
        <w:rPr>
          <w:i w:val="0"/>
          <w:color w:val="000000" w:themeColor="text1"/>
          <w:sz w:val="24"/>
          <w:szCs w:val="24"/>
        </w:rPr>
        <w:t>5.1.2.1 Image Scaling</w:t>
      </w:r>
    </w:p>
    <w:bookmarkEnd w:id="130"/>
    <w:p w:rsidR="00501F29" w:rsidRPr="00052D2A" w:rsidRDefault="000D2D7B">
      <w:pPr>
        <w:spacing w:line="480" w:lineRule="auto"/>
        <w:jc w:val="both"/>
        <w:rPr>
          <w:sz w:val="24"/>
          <w:szCs w:val="24"/>
        </w:rPr>
      </w:pPr>
      <w:r w:rsidRPr="00052D2A">
        <w:rPr>
          <w:sz w:val="24"/>
          <w:szCs w:val="24"/>
        </w:rPr>
        <w:lastRenderedPageBreak/>
        <w:t xml:space="preserve">As the images are of different size so we need to rescale them in one standard size. We resized them into (64 * 64) because machine learning models learn faster on smaller images. All images are rescaled to (64 * 64) and model is trained over them. </w:t>
      </w:r>
    </w:p>
    <w:p w:rsidR="00501F29" w:rsidRPr="00052D2A" w:rsidRDefault="000D2D7B" w:rsidP="00951055">
      <w:pPr>
        <w:keepNext/>
        <w:spacing w:line="480" w:lineRule="auto"/>
        <w:jc w:val="center"/>
      </w:pPr>
      <w:r w:rsidRPr="00052D2A">
        <w:rPr>
          <w:noProof/>
        </w:rPr>
        <w:drawing>
          <wp:inline distT="0" distB="0" distL="0" distR="0">
            <wp:extent cx="3231515" cy="1411605"/>
            <wp:effectExtent l="0" t="0" r="6985" b="0"/>
            <wp:docPr id="57" name="Picture 57" descr="Brain Tumor Detection Using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rain Tumor Detection Using KN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231515" cy="1411605"/>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131" w:name="_Toc71534436"/>
      <w:r w:rsidRPr="00052D2A">
        <w:rPr>
          <w:b/>
          <w:bCs/>
          <w:i w:val="0"/>
          <w:iCs w:val="0"/>
          <w:color w:val="000000" w:themeColor="text1"/>
        </w:rPr>
        <w:t>Figure 5.</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3</w:t>
      </w:r>
      <w:r w:rsidR="00115334" w:rsidRPr="00052D2A">
        <w:rPr>
          <w:b/>
          <w:bCs/>
          <w:i w:val="0"/>
          <w:iCs w:val="0"/>
          <w:color w:val="000000" w:themeColor="text1"/>
        </w:rPr>
        <w:fldChar w:fldCharType="end"/>
      </w:r>
      <w:r w:rsidRPr="00052D2A">
        <w:rPr>
          <w:b/>
          <w:bCs/>
          <w:i w:val="0"/>
          <w:iCs w:val="0"/>
          <w:color w:val="000000" w:themeColor="text1"/>
        </w:rPr>
        <w:t xml:space="preserve"> Image Scaling</w:t>
      </w:r>
      <w:bookmarkEnd w:id="131"/>
    </w:p>
    <w:p w:rsidR="00501F29" w:rsidRPr="00052D2A" w:rsidRDefault="000D2D7B">
      <w:pPr>
        <w:pStyle w:val="Heading4"/>
        <w:spacing w:line="480" w:lineRule="auto"/>
        <w:rPr>
          <w:b w:val="0"/>
          <w:bCs w:val="0"/>
          <w:i w:val="0"/>
          <w:iCs/>
          <w:color w:val="000000" w:themeColor="text1"/>
          <w:sz w:val="24"/>
          <w:szCs w:val="24"/>
        </w:rPr>
      </w:pPr>
      <w:r w:rsidRPr="00052D2A">
        <w:rPr>
          <w:i w:val="0"/>
          <w:color w:val="000000" w:themeColor="text1"/>
          <w:sz w:val="24"/>
          <w:szCs w:val="24"/>
        </w:rPr>
        <w:t>5.1.2.2 Grey Scale</w:t>
      </w:r>
    </w:p>
    <w:p w:rsidR="00501F29" w:rsidRPr="00052D2A" w:rsidRDefault="000D2D7B">
      <w:pPr>
        <w:spacing w:line="480" w:lineRule="auto"/>
        <w:jc w:val="both"/>
        <w:rPr>
          <w:sz w:val="24"/>
          <w:szCs w:val="24"/>
        </w:rPr>
      </w:pPr>
      <w:r w:rsidRPr="00052D2A">
        <w:rPr>
          <w:sz w:val="24"/>
          <w:szCs w:val="24"/>
        </w:rPr>
        <w:t xml:space="preserve">It is done on an image because it takes less space in memory by minimizing the number of pixels that need to be processed. </w:t>
      </w:r>
    </w:p>
    <w:p w:rsidR="00501F29" w:rsidRPr="00052D2A" w:rsidRDefault="000D2D7B" w:rsidP="00951055">
      <w:pPr>
        <w:keepNext/>
        <w:spacing w:line="480" w:lineRule="auto"/>
        <w:jc w:val="center"/>
      </w:pPr>
      <w:r w:rsidRPr="00052D2A">
        <w:rPr>
          <w:noProof/>
        </w:rPr>
        <w:drawing>
          <wp:inline distT="0" distB="0" distL="0" distR="0">
            <wp:extent cx="2352040" cy="1336675"/>
            <wp:effectExtent l="0" t="0" r="0" b="0"/>
            <wp:docPr id="58" name="Picture 58" descr="Brain tumor detection and classification using SIFT in MR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rain tumor detection and classification using SIFT in MRI images"/>
                    <pic:cNvPicPr>
                      <a:picLocks noChangeAspect="1" noChangeArrowheads="1"/>
                    </pic:cNvPicPr>
                  </pic:nvPicPr>
                  <pic:blipFill>
                    <a:blip r:embed="rId50" cstate="print">
                      <a:extLst>
                        <a:ext uri="{28A0092B-C50C-407E-A947-70E740481C1C}">
                          <a14:useLocalDpi xmlns:a14="http://schemas.microsoft.com/office/drawing/2010/main" val="0"/>
                        </a:ext>
                      </a:extLst>
                    </a:blip>
                    <a:srcRect r="34416" b="49992"/>
                    <a:stretch>
                      <a:fillRect/>
                    </a:stretch>
                  </pic:blipFill>
                  <pic:spPr>
                    <a:xfrm>
                      <a:off x="0" y="0"/>
                      <a:ext cx="2372477" cy="1348528"/>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132" w:name="_Toc71534437"/>
      <w:r w:rsidRPr="00052D2A">
        <w:rPr>
          <w:b/>
          <w:bCs/>
          <w:i w:val="0"/>
          <w:iCs w:val="0"/>
          <w:color w:val="000000" w:themeColor="text1"/>
        </w:rPr>
        <w:t>Figure 5.</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4</w:t>
      </w:r>
      <w:r w:rsidR="00115334" w:rsidRPr="00052D2A">
        <w:rPr>
          <w:b/>
          <w:bCs/>
          <w:i w:val="0"/>
          <w:iCs w:val="0"/>
          <w:color w:val="000000" w:themeColor="text1"/>
        </w:rPr>
        <w:fldChar w:fldCharType="end"/>
      </w:r>
      <w:r w:rsidRPr="00052D2A">
        <w:rPr>
          <w:b/>
          <w:bCs/>
          <w:i w:val="0"/>
          <w:iCs w:val="0"/>
          <w:color w:val="000000" w:themeColor="text1"/>
        </w:rPr>
        <w:t xml:space="preserve"> Grey-Scaling</w:t>
      </w:r>
      <w:bookmarkEnd w:id="132"/>
    </w:p>
    <w:p w:rsidR="00501F29" w:rsidRPr="00052D2A" w:rsidRDefault="000D2D7B">
      <w:pPr>
        <w:pStyle w:val="Heading4"/>
        <w:spacing w:line="480" w:lineRule="auto"/>
        <w:rPr>
          <w:b w:val="0"/>
          <w:bCs w:val="0"/>
          <w:i w:val="0"/>
          <w:iCs/>
          <w:color w:val="000000" w:themeColor="text1"/>
          <w:sz w:val="24"/>
          <w:szCs w:val="24"/>
        </w:rPr>
      </w:pPr>
      <w:r w:rsidRPr="00052D2A">
        <w:rPr>
          <w:i w:val="0"/>
          <w:color w:val="000000" w:themeColor="text1"/>
          <w:sz w:val="24"/>
          <w:szCs w:val="24"/>
        </w:rPr>
        <w:t>5.1.2.3 Image Enhancement</w:t>
      </w:r>
    </w:p>
    <w:p w:rsidR="00501F29" w:rsidRPr="00052D2A" w:rsidRDefault="000D2D7B">
      <w:pPr>
        <w:spacing w:line="480" w:lineRule="auto"/>
        <w:jc w:val="both"/>
        <w:rPr>
          <w:sz w:val="24"/>
          <w:szCs w:val="24"/>
        </w:rPr>
      </w:pPr>
      <w:r w:rsidRPr="00052D2A">
        <w:rPr>
          <w:sz w:val="24"/>
          <w:szCs w:val="24"/>
        </w:rPr>
        <w:t xml:space="preserve">To enhance the image, normalization algorithm is done that controls the brightness and of pixels of an image.  </w:t>
      </w:r>
    </w:p>
    <w:p w:rsidR="00501F29" w:rsidRPr="00052D2A" w:rsidRDefault="000D2D7B" w:rsidP="00951055">
      <w:pPr>
        <w:keepNext/>
        <w:spacing w:line="480" w:lineRule="auto"/>
        <w:jc w:val="center"/>
      </w:pPr>
      <w:r w:rsidRPr="00052D2A">
        <w:rPr>
          <w:noProof/>
        </w:rPr>
        <w:drawing>
          <wp:inline distT="0" distB="0" distL="0" distR="0">
            <wp:extent cx="2006600" cy="1127125"/>
            <wp:effectExtent l="0" t="0" r="0" b="0"/>
            <wp:docPr id="59" name="Picture 59" descr="Dural masses: meningiomas and their mimics | Insights into Imaging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ural masses: meningiomas and their mimics | Insights into Imaging | Full  Text"/>
                    <pic:cNvPicPr>
                      <a:picLocks noChangeAspect="1" noChangeArrowheads="1"/>
                    </pic:cNvPicPr>
                  </pic:nvPicPr>
                  <pic:blipFill>
                    <a:blip r:embed="rId51" cstate="print">
                      <a:extLst>
                        <a:ext uri="{28A0092B-C50C-407E-A947-70E740481C1C}">
                          <a14:useLocalDpi xmlns:a14="http://schemas.microsoft.com/office/drawing/2010/main" val="0"/>
                        </a:ext>
                      </a:extLst>
                    </a:blip>
                    <a:srcRect b="50390"/>
                    <a:stretch>
                      <a:fillRect/>
                    </a:stretch>
                  </pic:blipFill>
                  <pic:spPr>
                    <a:xfrm>
                      <a:off x="0" y="0"/>
                      <a:ext cx="2006600" cy="1127464"/>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133" w:name="_Toc71534438"/>
      <w:r w:rsidRPr="00052D2A">
        <w:rPr>
          <w:b/>
          <w:bCs/>
          <w:i w:val="0"/>
          <w:iCs w:val="0"/>
          <w:color w:val="000000" w:themeColor="text1"/>
        </w:rPr>
        <w:t>Figure 5.</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5</w:t>
      </w:r>
      <w:r w:rsidR="00115334" w:rsidRPr="00052D2A">
        <w:rPr>
          <w:b/>
          <w:bCs/>
          <w:i w:val="0"/>
          <w:iCs w:val="0"/>
          <w:color w:val="000000" w:themeColor="text1"/>
        </w:rPr>
        <w:fldChar w:fldCharType="end"/>
      </w:r>
      <w:r w:rsidRPr="00052D2A">
        <w:rPr>
          <w:b/>
          <w:bCs/>
          <w:i w:val="0"/>
          <w:iCs w:val="0"/>
          <w:color w:val="000000" w:themeColor="text1"/>
        </w:rPr>
        <w:t xml:space="preserve"> Image Enhancement</w:t>
      </w:r>
      <w:bookmarkEnd w:id="133"/>
    </w:p>
    <w:p w:rsidR="00501F29" w:rsidRPr="00052D2A" w:rsidRDefault="00501F29">
      <w:pPr>
        <w:pStyle w:val="Heading4"/>
        <w:spacing w:line="480" w:lineRule="auto"/>
        <w:rPr>
          <w:i w:val="0"/>
          <w:color w:val="000000" w:themeColor="text1"/>
          <w:sz w:val="24"/>
          <w:szCs w:val="24"/>
        </w:rPr>
      </w:pPr>
    </w:p>
    <w:p w:rsidR="00501F29" w:rsidRPr="00052D2A" w:rsidRDefault="000D2D7B">
      <w:pPr>
        <w:pStyle w:val="Heading4"/>
        <w:spacing w:line="480" w:lineRule="auto"/>
        <w:rPr>
          <w:b w:val="0"/>
          <w:bCs w:val="0"/>
          <w:i w:val="0"/>
          <w:iCs/>
          <w:color w:val="000000" w:themeColor="text1"/>
          <w:sz w:val="24"/>
          <w:szCs w:val="24"/>
        </w:rPr>
      </w:pPr>
      <w:r w:rsidRPr="00052D2A">
        <w:rPr>
          <w:i w:val="0"/>
          <w:color w:val="000000" w:themeColor="text1"/>
          <w:sz w:val="24"/>
          <w:szCs w:val="24"/>
        </w:rPr>
        <w:lastRenderedPageBreak/>
        <w:t>5.1.2.4 Median Filter</w:t>
      </w:r>
    </w:p>
    <w:p w:rsidR="00501F29" w:rsidRPr="00052D2A" w:rsidRDefault="000D2D7B">
      <w:pPr>
        <w:spacing w:line="480" w:lineRule="auto"/>
        <w:jc w:val="both"/>
        <w:rPr>
          <w:sz w:val="24"/>
          <w:szCs w:val="24"/>
        </w:rPr>
      </w:pPr>
      <w:r w:rsidRPr="00052D2A">
        <w:rPr>
          <w:sz w:val="24"/>
          <w:szCs w:val="24"/>
        </w:rPr>
        <w:t xml:space="preserve">It used to remove (impulse) “salt and pepper” noise quality of while preserving the edges sharp of greyscale image. It works by moving through the greyscale image pixel by pixel, replacing each value with the median value of neighboring pixels. </w:t>
      </w:r>
    </w:p>
    <w:p w:rsidR="00501F29" w:rsidRPr="00052D2A" w:rsidRDefault="000D2D7B">
      <w:pPr>
        <w:pStyle w:val="Heading4"/>
        <w:spacing w:line="480" w:lineRule="auto"/>
        <w:rPr>
          <w:b w:val="0"/>
          <w:bCs w:val="0"/>
          <w:i w:val="0"/>
          <w:iCs/>
          <w:color w:val="000000" w:themeColor="text1"/>
          <w:sz w:val="24"/>
          <w:szCs w:val="24"/>
        </w:rPr>
      </w:pPr>
      <w:r w:rsidRPr="00052D2A">
        <w:rPr>
          <w:i w:val="0"/>
          <w:color w:val="000000" w:themeColor="text1"/>
          <w:sz w:val="24"/>
          <w:szCs w:val="24"/>
        </w:rPr>
        <w:t>5.1.2.5 Gaussian Filter</w:t>
      </w:r>
    </w:p>
    <w:p w:rsidR="00501F29" w:rsidRPr="00052D2A" w:rsidRDefault="000D2D7B">
      <w:pPr>
        <w:spacing w:line="480" w:lineRule="auto"/>
        <w:jc w:val="both"/>
        <w:rPr>
          <w:sz w:val="24"/>
          <w:szCs w:val="24"/>
        </w:rPr>
      </w:pPr>
      <w:r w:rsidRPr="00052D2A">
        <w:rPr>
          <w:sz w:val="24"/>
          <w:szCs w:val="24"/>
        </w:rPr>
        <w:t xml:space="preserve">It used to produce blur in the image by </w:t>
      </w:r>
      <w:proofErr w:type="spellStart"/>
      <w:r w:rsidRPr="00052D2A">
        <w:rPr>
          <w:sz w:val="24"/>
          <w:szCs w:val="24"/>
        </w:rPr>
        <w:t>gaussian</w:t>
      </w:r>
      <w:proofErr w:type="spellEnd"/>
      <w:r w:rsidRPr="00052D2A">
        <w:rPr>
          <w:sz w:val="24"/>
          <w:szCs w:val="24"/>
        </w:rPr>
        <w:t xml:space="preserve"> function for removing </w:t>
      </w:r>
      <w:proofErr w:type="spellStart"/>
      <w:r w:rsidRPr="00052D2A">
        <w:rPr>
          <w:sz w:val="24"/>
          <w:szCs w:val="24"/>
        </w:rPr>
        <w:t>gaussian</w:t>
      </w:r>
      <w:proofErr w:type="spellEnd"/>
      <w:r w:rsidRPr="00052D2A">
        <w:rPr>
          <w:sz w:val="24"/>
          <w:szCs w:val="24"/>
        </w:rPr>
        <w:t xml:space="preserve"> noise. It does not preserve the edges sharp like median filter.</w:t>
      </w:r>
    </w:p>
    <w:p w:rsidR="00501F29" w:rsidRPr="00052D2A" w:rsidRDefault="000D2D7B">
      <w:pPr>
        <w:pStyle w:val="Heading2"/>
        <w:ind w:left="0"/>
        <w:rPr>
          <w:sz w:val="28"/>
          <w:szCs w:val="28"/>
        </w:rPr>
      </w:pPr>
      <w:bookmarkStart w:id="134" w:name="_Toc73242403"/>
      <w:bookmarkStart w:id="135" w:name="_Hlk56848761"/>
      <w:r w:rsidRPr="00052D2A">
        <w:rPr>
          <w:sz w:val="28"/>
          <w:szCs w:val="28"/>
        </w:rPr>
        <w:t>5.1.3 Prediction</w:t>
      </w:r>
      <w:bookmarkEnd w:id="134"/>
    </w:p>
    <w:bookmarkEnd w:id="135"/>
    <w:p w:rsidR="00501F29" w:rsidRPr="00052D2A" w:rsidRDefault="000D2D7B">
      <w:pPr>
        <w:pStyle w:val="Heading4"/>
        <w:spacing w:line="480" w:lineRule="auto"/>
        <w:rPr>
          <w:i w:val="0"/>
          <w:color w:val="000000" w:themeColor="text1"/>
          <w:sz w:val="24"/>
          <w:szCs w:val="24"/>
        </w:rPr>
      </w:pPr>
      <w:r w:rsidRPr="00052D2A">
        <w:rPr>
          <w:i w:val="0"/>
          <w:color w:val="000000" w:themeColor="text1"/>
          <w:sz w:val="24"/>
          <w:szCs w:val="24"/>
        </w:rPr>
        <w:t>5.1.3.1 CNN Architecture</w:t>
      </w:r>
    </w:p>
    <w:p w:rsidR="00501F29" w:rsidRPr="00052D2A" w:rsidRDefault="000D2D7B">
      <w:pPr>
        <w:pStyle w:val="Heading4"/>
        <w:spacing w:line="480" w:lineRule="auto"/>
        <w:rPr>
          <w:b w:val="0"/>
          <w:bCs w:val="0"/>
          <w:i w:val="0"/>
          <w:iCs/>
          <w:color w:val="000000" w:themeColor="text1"/>
          <w:sz w:val="24"/>
          <w:szCs w:val="24"/>
        </w:rPr>
      </w:pPr>
      <w:r w:rsidRPr="00052D2A">
        <w:rPr>
          <w:b w:val="0"/>
          <w:bCs w:val="0"/>
          <w:i w:val="0"/>
          <w:color w:val="000000" w:themeColor="text1"/>
          <w:sz w:val="24"/>
          <w:szCs w:val="24"/>
        </w:rPr>
        <w:t>The architecture of CNN is implemented in that manner as follows:</w:t>
      </w:r>
    </w:p>
    <w:p w:rsidR="00501F29" w:rsidRPr="00052D2A" w:rsidRDefault="000D2D7B">
      <w:pPr>
        <w:pStyle w:val="Heading5"/>
        <w:spacing w:line="480" w:lineRule="auto"/>
        <w:rPr>
          <w:i/>
          <w:iCs/>
          <w:color w:val="000000" w:themeColor="text1"/>
          <w:sz w:val="24"/>
          <w:szCs w:val="24"/>
        </w:rPr>
      </w:pPr>
      <w:r w:rsidRPr="00052D2A">
        <w:rPr>
          <w:i/>
          <w:iCs/>
          <w:color w:val="000000" w:themeColor="text1"/>
          <w:sz w:val="24"/>
          <w:szCs w:val="24"/>
        </w:rPr>
        <w:t>5.1.3.1.1 Convolution</w:t>
      </w:r>
    </w:p>
    <w:p w:rsidR="00501F29" w:rsidRPr="00052D2A" w:rsidRDefault="000D2D7B">
      <w:pPr>
        <w:pStyle w:val="Heading5"/>
        <w:spacing w:line="480" w:lineRule="auto"/>
        <w:rPr>
          <w:b w:val="0"/>
          <w:bCs w:val="0"/>
          <w:color w:val="000000" w:themeColor="text1"/>
          <w:sz w:val="24"/>
          <w:szCs w:val="24"/>
        </w:rPr>
      </w:pPr>
      <w:r w:rsidRPr="00052D2A">
        <w:rPr>
          <w:b w:val="0"/>
          <w:bCs w:val="0"/>
          <w:color w:val="000000" w:themeColor="text1"/>
          <w:sz w:val="24"/>
          <w:szCs w:val="24"/>
        </w:rPr>
        <w:t>We used 2 convolutional layers in our model.</w:t>
      </w:r>
    </w:p>
    <w:p w:rsidR="00501F29" w:rsidRPr="00052D2A" w:rsidRDefault="000D2D7B">
      <w:pPr>
        <w:pStyle w:val="Heading5"/>
        <w:spacing w:line="480" w:lineRule="auto"/>
        <w:rPr>
          <w:i/>
          <w:iCs/>
          <w:color w:val="000000" w:themeColor="text1"/>
          <w:sz w:val="24"/>
          <w:szCs w:val="24"/>
        </w:rPr>
      </w:pPr>
      <w:r w:rsidRPr="00052D2A">
        <w:rPr>
          <w:i/>
          <w:iCs/>
          <w:color w:val="000000" w:themeColor="text1"/>
          <w:sz w:val="24"/>
          <w:szCs w:val="24"/>
        </w:rPr>
        <w:t>5.1.3.1.2 Pooling</w:t>
      </w:r>
    </w:p>
    <w:p w:rsidR="00501F29" w:rsidRPr="00052D2A" w:rsidRDefault="000D2D7B">
      <w:pPr>
        <w:pStyle w:val="Heading5"/>
        <w:spacing w:line="480" w:lineRule="auto"/>
        <w:rPr>
          <w:b w:val="0"/>
          <w:bCs w:val="0"/>
          <w:color w:val="000000" w:themeColor="text1"/>
          <w:sz w:val="24"/>
          <w:szCs w:val="24"/>
        </w:rPr>
      </w:pPr>
      <w:r w:rsidRPr="00052D2A">
        <w:rPr>
          <w:b w:val="0"/>
          <w:bCs w:val="0"/>
          <w:color w:val="000000" w:themeColor="text1"/>
          <w:sz w:val="24"/>
          <w:szCs w:val="24"/>
        </w:rPr>
        <w:t>We used 2 max pooling layers in our model.</w:t>
      </w:r>
    </w:p>
    <w:p w:rsidR="00501F29" w:rsidRPr="00052D2A" w:rsidRDefault="000D2D7B">
      <w:pPr>
        <w:spacing w:line="480" w:lineRule="auto"/>
        <w:jc w:val="both"/>
        <w:rPr>
          <w:b/>
          <w:bCs/>
          <w:i/>
          <w:iCs/>
          <w:color w:val="000000" w:themeColor="text1"/>
          <w:sz w:val="24"/>
          <w:szCs w:val="24"/>
        </w:rPr>
      </w:pPr>
      <w:r w:rsidRPr="00052D2A">
        <w:rPr>
          <w:b/>
          <w:bCs/>
          <w:i/>
          <w:iCs/>
          <w:color w:val="000000" w:themeColor="text1"/>
          <w:sz w:val="24"/>
          <w:szCs w:val="24"/>
        </w:rPr>
        <w:t>5.1.3.1.3 Fully connected.</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 xml:space="preserve">  We used 2 fully connected layers in our model.</w:t>
      </w:r>
    </w:p>
    <w:p w:rsidR="00501F29" w:rsidRPr="00052D2A" w:rsidRDefault="000D2D7B">
      <w:pPr>
        <w:pStyle w:val="Heading4"/>
        <w:spacing w:line="480" w:lineRule="auto"/>
        <w:rPr>
          <w:b w:val="0"/>
          <w:bCs w:val="0"/>
          <w:i w:val="0"/>
          <w:iCs/>
          <w:color w:val="000000" w:themeColor="text1"/>
          <w:sz w:val="24"/>
          <w:szCs w:val="24"/>
        </w:rPr>
      </w:pPr>
      <w:r w:rsidRPr="00052D2A">
        <w:rPr>
          <w:i w:val="0"/>
          <w:color w:val="000000" w:themeColor="text1"/>
          <w:sz w:val="24"/>
          <w:szCs w:val="24"/>
        </w:rPr>
        <w:t xml:space="preserve">5.1.3.2 Implementation </w:t>
      </w:r>
    </w:p>
    <w:p w:rsidR="00501F29" w:rsidRPr="00052D2A" w:rsidRDefault="000D2D7B">
      <w:pPr>
        <w:widowControl/>
        <w:numPr>
          <w:ilvl w:val="0"/>
          <w:numId w:val="6"/>
        </w:numPr>
        <w:autoSpaceDE/>
        <w:autoSpaceDN/>
        <w:spacing w:after="160" w:line="480" w:lineRule="auto"/>
        <w:rPr>
          <w:b/>
          <w:bCs/>
          <w:color w:val="000000" w:themeColor="text1"/>
          <w:sz w:val="24"/>
          <w:szCs w:val="24"/>
        </w:rPr>
      </w:pPr>
      <w:r w:rsidRPr="00052D2A">
        <w:rPr>
          <w:b/>
          <w:bCs/>
          <w:color w:val="000000" w:themeColor="text1"/>
          <w:sz w:val="24"/>
          <w:szCs w:val="24"/>
        </w:rPr>
        <w:t>Input Dataset</w:t>
      </w:r>
    </w:p>
    <w:p w:rsidR="00501F29" w:rsidRPr="00052D2A" w:rsidRDefault="000D2D7B">
      <w:pPr>
        <w:spacing w:line="480" w:lineRule="auto"/>
        <w:ind w:left="450"/>
        <w:jc w:val="both"/>
        <w:rPr>
          <w:b/>
          <w:bCs/>
          <w:color w:val="000000" w:themeColor="text1"/>
          <w:sz w:val="24"/>
          <w:szCs w:val="24"/>
        </w:rPr>
      </w:pPr>
      <w:proofErr w:type="spellStart"/>
      <w:r w:rsidRPr="00052D2A">
        <w:rPr>
          <w:sz w:val="24"/>
          <w:szCs w:val="24"/>
        </w:rPr>
        <w:t>PyTorch</w:t>
      </w:r>
      <w:proofErr w:type="spellEnd"/>
      <w:r w:rsidRPr="00052D2A">
        <w:rPr>
          <w:sz w:val="24"/>
          <w:szCs w:val="24"/>
        </w:rPr>
        <w:t xml:space="preserve"> library of python is used to load dataset in algorithm.</w:t>
      </w:r>
    </w:p>
    <w:p w:rsidR="00501F29" w:rsidRPr="00052D2A" w:rsidRDefault="000D2D7B">
      <w:pPr>
        <w:widowControl/>
        <w:numPr>
          <w:ilvl w:val="0"/>
          <w:numId w:val="6"/>
        </w:numPr>
        <w:autoSpaceDE/>
        <w:autoSpaceDN/>
        <w:spacing w:after="160" w:line="480" w:lineRule="auto"/>
        <w:jc w:val="both"/>
        <w:rPr>
          <w:b/>
          <w:bCs/>
          <w:sz w:val="24"/>
          <w:szCs w:val="24"/>
        </w:rPr>
      </w:pPr>
      <w:r w:rsidRPr="00052D2A">
        <w:rPr>
          <w:b/>
          <w:bCs/>
          <w:sz w:val="24"/>
          <w:szCs w:val="24"/>
        </w:rPr>
        <w:t xml:space="preserve">CNN Model </w:t>
      </w:r>
    </w:p>
    <w:p w:rsidR="00501F29" w:rsidRPr="00052D2A" w:rsidRDefault="000D2D7B">
      <w:pPr>
        <w:spacing w:line="480" w:lineRule="auto"/>
        <w:ind w:left="450"/>
        <w:jc w:val="both"/>
        <w:rPr>
          <w:sz w:val="24"/>
          <w:szCs w:val="24"/>
        </w:rPr>
      </w:pPr>
      <w:r w:rsidRPr="00052D2A">
        <w:rPr>
          <w:sz w:val="24"/>
          <w:szCs w:val="24"/>
        </w:rPr>
        <w:t>Convolutional layers, max pooling and fully connected layers are used.</w:t>
      </w:r>
    </w:p>
    <w:p w:rsidR="00501F29" w:rsidRPr="00052D2A" w:rsidRDefault="000D2D7B">
      <w:pPr>
        <w:widowControl/>
        <w:numPr>
          <w:ilvl w:val="0"/>
          <w:numId w:val="6"/>
        </w:numPr>
        <w:autoSpaceDE/>
        <w:autoSpaceDN/>
        <w:spacing w:after="160" w:line="480" w:lineRule="auto"/>
        <w:jc w:val="both"/>
        <w:rPr>
          <w:b/>
          <w:bCs/>
          <w:sz w:val="24"/>
          <w:szCs w:val="24"/>
        </w:rPr>
      </w:pPr>
      <w:r w:rsidRPr="00052D2A">
        <w:rPr>
          <w:b/>
          <w:bCs/>
          <w:sz w:val="24"/>
          <w:szCs w:val="24"/>
        </w:rPr>
        <w:t xml:space="preserve">Training </w:t>
      </w:r>
    </w:p>
    <w:p w:rsidR="00501F29" w:rsidRPr="00052D2A" w:rsidRDefault="000D2D7B">
      <w:pPr>
        <w:spacing w:line="480" w:lineRule="auto"/>
        <w:ind w:left="450"/>
        <w:jc w:val="both"/>
        <w:rPr>
          <w:sz w:val="24"/>
          <w:szCs w:val="24"/>
        </w:rPr>
      </w:pPr>
      <w:r w:rsidRPr="00052D2A">
        <w:rPr>
          <w:sz w:val="24"/>
          <w:szCs w:val="24"/>
        </w:rPr>
        <w:t xml:space="preserve">The images are divided into testing and training. We used 1100 images for training the data. All factors of training phase are achieved like updating of weights, loss error </w:t>
      </w:r>
      <w:r w:rsidRPr="00052D2A">
        <w:rPr>
          <w:sz w:val="24"/>
          <w:szCs w:val="24"/>
        </w:rPr>
        <w:lastRenderedPageBreak/>
        <w:t xml:space="preserve">function and optimization of algorithm. This process continued. After training, the model we save the model with </w:t>
      </w:r>
      <w:proofErr w:type="spellStart"/>
      <w:r w:rsidRPr="00052D2A">
        <w:rPr>
          <w:sz w:val="24"/>
          <w:szCs w:val="24"/>
        </w:rPr>
        <w:t>pyTorch</w:t>
      </w:r>
      <w:proofErr w:type="spellEnd"/>
      <w:r w:rsidRPr="00052D2A">
        <w:rPr>
          <w:sz w:val="24"/>
          <w:szCs w:val="24"/>
        </w:rPr>
        <w:t xml:space="preserve"> (.PTH) file extension. The training is done in six epochs. </w:t>
      </w:r>
    </w:p>
    <w:p w:rsidR="00501F29" w:rsidRPr="00052D2A" w:rsidRDefault="000D2D7B">
      <w:pPr>
        <w:widowControl/>
        <w:numPr>
          <w:ilvl w:val="0"/>
          <w:numId w:val="6"/>
        </w:numPr>
        <w:autoSpaceDE/>
        <w:autoSpaceDN/>
        <w:spacing w:after="160" w:line="480" w:lineRule="auto"/>
        <w:jc w:val="both"/>
        <w:rPr>
          <w:b/>
          <w:bCs/>
          <w:sz w:val="24"/>
          <w:szCs w:val="24"/>
        </w:rPr>
      </w:pPr>
      <w:r w:rsidRPr="00052D2A">
        <w:rPr>
          <w:b/>
          <w:bCs/>
          <w:sz w:val="24"/>
          <w:szCs w:val="24"/>
        </w:rPr>
        <w:t>Testing</w:t>
      </w:r>
    </w:p>
    <w:p w:rsidR="00501F29" w:rsidRPr="00052D2A" w:rsidRDefault="000D2D7B">
      <w:pPr>
        <w:spacing w:line="480" w:lineRule="auto"/>
        <w:ind w:left="450"/>
        <w:jc w:val="both"/>
        <w:rPr>
          <w:sz w:val="24"/>
          <w:szCs w:val="24"/>
        </w:rPr>
      </w:pPr>
      <w:r w:rsidRPr="00052D2A">
        <w:rPr>
          <w:sz w:val="24"/>
          <w:szCs w:val="24"/>
        </w:rPr>
        <w:t>We used 200 images for testing from each tumor classes. From pre</w:t>
      </w:r>
      <w:r w:rsidR="007364EC">
        <w:rPr>
          <w:sz w:val="24"/>
          <w:szCs w:val="24"/>
        </w:rPr>
        <w:t>-</w:t>
      </w:r>
      <w:r w:rsidRPr="00052D2A">
        <w:rPr>
          <w:sz w:val="24"/>
          <w:szCs w:val="24"/>
        </w:rPr>
        <w:t xml:space="preserve">trained model, test images are evaluated, and classification is done. </w:t>
      </w:r>
    </w:p>
    <w:p w:rsidR="00501F29" w:rsidRPr="00052D2A" w:rsidRDefault="00501F29">
      <w:pPr>
        <w:spacing w:line="480" w:lineRule="auto"/>
        <w:ind w:left="450"/>
        <w:jc w:val="both"/>
        <w:rPr>
          <w:sz w:val="24"/>
          <w:szCs w:val="24"/>
        </w:rPr>
      </w:pPr>
    </w:p>
    <w:p w:rsidR="00501F29" w:rsidRPr="00052D2A" w:rsidRDefault="000D2D7B">
      <w:pPr>
        <w:widowControl/>
        <w:numPr>
          <w:ilvl w:val="0"/>
          <w:numId w:val="6"/>
        </w:numPr>
        <w:autoSpaceDE/>
        <w:autoSpaceDN/>
        <w:spacing w:after="160" w:line="480" w:lineRule="auto"/>
        <w:jc w:val="both"/>
        <w:rPr>
          <w:b/>
          <w:bCs/>
          <w:sz w:val="24"/>
          <w:szCs w:val="24"/>
        </w:rPr>
      </w:pPr>
      <w:r w:rsidRPr="00052D2A">
        <w:rPr>
          <w:b/>
          <w:bCs/>
          <w:sz w:val="24"/>
          <w:szCs w:val="24"/>
        </w:rPr>
        <w:t>Output</w:t>
      </w:r>
    </w:p>
    <w:p w:rsidR="00501F29" w:rsidRPr="00052D2A" w:rsidRDefault="000D2D7B">
      <w:pPr>
        <w:spacing w:line="480" w:lineRule="auto"/>
        <w:jc w:val="both"/>
        <w:rPr>
          <w:sz w:val="24"/>
          <w:szCs w:val="24"/>
        </w:rPr>
      </w:pPr>
      <w:r w:rsidRPr="00052D2A">
        <w:rPr>
          <w:sz w:val="24"/>
          <w:szCs w:val="24"/>
        </w:rPr>
        <w:t xml:space="preserve">      When all steps are done, accuracies of all individual classes are displayed on GUI screen.</w:t>
      </w:r>
    </w:p>
    <w:p w:rsidR="00501F29" w:rsidRPr="00052D2A" w:rsidRDefault="00501F29">
      <w:pPr>
        <w:jc w:val="both"/>
        <w:rPr>
          <w:sz w:val="24"/>
          <w:szCs w:val="24"/>
        </w:rPr>
      </w:pPr>
    </w:p>
    <w:p w:rsidR="00501F29" w:rsidRPr="00052D2A" w:rsidRDefault="000D2D7B">
      <w:pPr>
        <w:pStyle w:val="Caption"/>
        <w:keepNext/>
        <w:jc w:val="center"/>
        <w:rPr>
          <w:b/>
          <w:bCs/>
          <w:i w:val="0"/>
          <w:iCs w:val="0"/>
          <w:color w:val="000000" w:themeColor="text1"/>
        </w:rPr>
      </w:pPr>
      <w:bookmarkStart w:id="136" w:name="_Toc67489458"/>
      <w:r w:rsidRPr="00052D2A">
        <w:rPr>
          <w:b/>
          <w:bCs/>
          <w:i w:val="0"/>
          <w:iCs w:val="0"/>
          <w:color w:val="000000" w:themeColor="text1"/>
        </w:rPr>
        <w:t>Table 5</w:t>
      </w:r>
      <w:r w:rsidRPr="00052D2A">
        <w:rPr>
          <w:b/>
          <w:bCs/>
          <w:i w:val="0"/>
          <w:iCs w:val="0"/>
          <w:color w:val="000000" w:themeColor="text1"/>
        </w:rPr>
        <w:noBreakHyphen/>
      </w:r>
      <w:r w:rsidR="00115334" w:rsidRPr="00052D2A">
        <w:rPr>
          <w:b/>
          <w:bCs/>
          <w:i w:val="0"/>
          <w:iCs w:val="0"/>
          <w:color w:val="000000" w:themeColor="text1"/>
        </w:rPr>
        <w:fldChar w:fldCharType="begin"/>
      </w:r>
      <w:r w:rsidRPr="00052D2A">
        <w:rPr>
          <w:b/>
          <w:bCs/>
          <w:i w:val="0"/>
          <w:iCs w:val="0"/>
          <w:color w:val="000000" w:themeColor="text1"/>
        </w:rPr>
        <w:instrText xml:space="preserve"> SEQ Table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1</w:t>
      </w:r>
      <w:r w:rsidR="00115334" w:rsidRPr="00052D2A">
        <w:rPr>
          <w:b/>
          <w:bCs/>
          <w:i w:val="0"/>
          <w:iCs w:val="0"/>
          <w:color w:val="000000" w:themeColor="text1"/>
        </w:rPr>
        <w:fldChar w:fldCharType="end"/>
      </w:r>
      <w:r w:rsidRPr="00052D2A">
        <w:rPr>
          <w:b/>
          <w:bCs/>
          <w:i w:val="0"/>
          <w:iCs w:val="0"/>
          <w:color w:val="000000" w:themeColor="text1"/>
        </w:rPr>
        <w:t xml:space="preserve"> Accuracies</w:t>
      </w:r>
      <w:bookmarkEnd w:id="136"/>
    </w:p>
    <w:tbl>
      <w:tblPr>
        <w:tblW w:w="9107" w:type="dxa"/>
        <w:tblInd w:w="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hemeFill="accent1" w:themeFillTint="33"/>
        <w:tblLook w:val="04A0" w:firstRow="1" w:lastRow="0" w:firstColumn="1" w:lastColumn="0" w:noHBand="0" w:noVBand="1"/>
      </w:tblPr>
      <w:tblGrid>
        <w:gridCol w:w="1858"/>
        <w:gridCol w:w="2055"/>
        <w:gridCol w:w="2730"/>
        <w:gridCol w:w="2464"/>
      </w:tblGrid>
      <w:tr w:rsidR="00501F29" w:rsidRPr="00052D2A">
        <w:trPr>
          <w:trHeight w:val="695"/>
        </w:trPr>
        <w:tc>
          <w:tcPr>
            <w:tcW w:w="1858" w:type="dxa"/>
            <w:shd w:val="clear" w:color="auto" w:fill="B8CCE4" w:themeFill="accent1" w:themeFillTint="66"/>
          </w:tcPr>
          <w:p w:rsidR="00501F29" w:rsidRPr="00052D2A" w:rsidRDefault="000D2D7B">
            <w:pPr>
              <w:jc w:val="both"/>
              <w:rPr>
                <w:b/>
                <w:bCs/>
                <w:sz w:val="24"/>
                <w:szCs w:val="24"/>
              </w:rPr>
            </w:pPr>
            <w:r w:rsidRPr="00052D2A">
              <w:rPr>
                <w:b/>
                <w:bCs/>
                <w:sz w:val="24"/>
                <w:szCs w:val="24"/>
              </w:rPr>
              <w:t>Labels</w:t>
            </w:r>
          </w:p>
        </w:tc>
        <w:tc>
          <w:tcPr>
            <w:tcW w:w="2055" w:type="dxa"/>
            <w:shd w:val="clear" w:color="auto" w:fill="B8CCE4" w:themeFill="accent1" w:themeFillTint="66"/>
          </w:tcPr>
          <w:p w:rsidR="00501F29" w:rsidRPr="00052D2A" w:rsidRDefault="000D2D7B">
            <w:pPr>
              <w:jc w:val="both"/>
              <w:rPr>
                <w:b/>
                <w:bCs/>
                <w:sz w:val="24"/>
                <w:szCs w:val="24"/>
              </w:rPr>
            </w:pPr>
            <w:r w:rsidRPr="00052D2A">
              <w:rPr>
                <w:b/>
                <w:bCs/>
                <w:sz w:val="24"/>
                <w:szCs w:val="24"/>
              </w:rPr>
              <w:t>Tumor class</w:t>
            </w:r>
          </w:p>
        </w:tc>
        <w:tc>
          <w:tcPr>
            <w:tcW w:w="2730" w:type="dxa"/>
            <w:shd w:val="clear" w:color="auto" w:fill="B8CCE4" w:themeFill="accent1" w:themeFillTint="66"/>
          </w:tcPr>
          <w:p w:rsidR="00501F29" w:rsidRPr="00052D2A" w:rsidRDefault="000D2D7B">
            <w:pPr>
              <w:jc w:val="both"/>
              <w:rPr>
                <w:b/>
                <w:bCs/>
                <w:sz w:val="24"/>
                <w:szCs w:val="24"/>
              </w:rPr>
            </w:pPr>
            <w:r w:rsidRPr="00052D2A">
              <w:rPr>
                <w:b/>
                <w:bCs/>
                <w:sz w:val="24"/>
                <w:szCs w:val="24"/>
              </w:rPr>
              <w:t>Accuracy</w:t>
            </w:r>
          </w:p>
        </w:tc>
        <w:tc>
          <w:tcPr>
            <w:tcW w:w="2464" w:type="dxa"/>
            <w:shd w:val="clear" w:color="auto" w:fill="B8CCE4" w:themeFill="accent1" w:themeFillTint="66"/>
          </w:tcPr>
          <w:p w:rsidR="00501F29" w:rsidRPr="00052D2A" w:rsidRDefault="000D2D7B">
            <w:pPr>
              <w:jc w:val="both"/>
              <w:rPr>
                <w:b/>
                <w:bCs/>
                <w:sz w:val="24"/>
                <w:szCs w:val="24"/>
              </w:rPr>
            </w:pPr>
            <w:r w:rsidRPr="00052D2A">
              <w:rPr>
                <w:b/>
                <w:bCs/>
                <w:sz w:val="24"/>
                <w:szCs w:val="24"/>
              </w:rPr>
              <w:t>Overall accuracy</w:t>
            </w:r>
          </w:p>
        </w:tc>
      </w:tr>
      <w:tr w:rsidR="00501F29" w:rsidRPr="00052D2A">
        <w:trPr>
          <w:trHeight w:val="695"/>
        </w:trPr>
        <w:tc>
          <w:tcPr>
            <w:tcW w:w="1858" w:type="dxa"/>
            <w:shd w:val="clear" w:color="auto" w:fill="DBE5F1" w:themeFill="accent1" w:themeFillTint="33"/>
          </w:tcPr>
          <w:p w:rsidR="00501F29" w:rsidRPr="00052D2A" w:rsidRDefault="000D2D7B">
            <w:pPr>
              <w:jc w:val="both"/>
              <w:rPr>
                <w:sz w:val="24"/>
                <w:szCs w:val="24"/>
              </w:rPr>
            </w:pPr>
            <w:r w:rsidRPr="00052D2A">
              <w:rPr>
                <w:sz w:val="24"/>
                <w:szCs w:val="24"/>
              </w:rPr>
              <w:t>1</w:t>
            </w:r>
          </w:p>
        </w:tc>
        <w:tc>
          <w:tcPr>
            <w:tcW w:w="2055" w:type="dxa"/>
            <w:shd w:val="clear" w:color="auto" w:fill="DBE5F1" w:themeFill="accent1" w:themeFillTint="33"/>
          </w:tcPr>
          <w:p w:rsidR="00501F29" w:rsidRPr="00052D2A" w:rsidRDefault="000D2D7B">
            <w:pPr>
              <w:jc w:val="both"/>
              <w:rPr>
                <w:sz w:val="24"/>
                <w:szCs w:val="24"/>
              </w:rPr>
            </w:pPr>
            <w:r w:rsidRPr="00052D2A">
              <w:rPr>
                <w:sz w:val="24"/>
                <w:szCs w:val="24"/>
              </w:rPr>
              <w:t>Meningioma</w:t>
            </w:r>
          </w:p>
        </w:tc>
        <w:tc>
          <w:tcPr>
            <w:tcW w:w="2730" w:type="dxa"/>
            <w:shd w:val="clear" w:color="auto" w:fill="DBE5F1" w:themeFill="accent1" w:themeFillTint="33"/>
          </w:tcPr>
          <w:p w:rsidR="00501F29" w:rsidRPr="00052D2A" w:rsidRDefault="000D2D7B">
            <w:pPr>
              <w:jc w:val="both"/>
              <w:rPr>
                <w:sz w:val="24"/>
                <w:szCs w:val="24"/>
              </w:rPr>
            </w:pPr>
            <w:r w:rsidRPr="00052D2A">
              <w:rPr>
                <w:sz w:val="24"/>
                <w:szCs w:val="24"/>
              </w:rPr>
              <w:t>92.42%</w:t>
            </w:r>
          </w:p>
        </w:tc>
        <w:tc>
          <w:tcPr>
            <w:tcW w:w="2464" w:type="dxa"/>
            <w:vMerge w:val="restart"/>
            <w:shd w:val="clear" w:color="auto" w:fill="DBE5F1" w:themeFill="accent1" w:themeFillTint="33"/>
          </w:tcPr>
          <w:p w:rsidR="00501F29" w:rsidRPr="00052D2A" w:rsidRDefault="000D2D7B">
            <w:pPr>
              <w:jc w:val="center"/>
              <w:rPr>
                <w:sz w:val="24"/>
                <w:szCs w:val="24"/>
              </w:rPr>
            </w:pPr>
            <w:r w:rsidRPr="00052D2A">
              <w:rPr>
                <w:sz w:val="24"/>
                <w:szCs w:val="24"/>
              </w:rPr>
              <w:t>94%</w:t>
            </w:r>
          </w:p>
        </w:tc>
      </w:tr>
      <w:tr w:rsidR="00501F29" w:rsidRPr="00052D2A">
        <w:trPr>
          <w:trHeight w:val="696"/>
        </w:trPr>
        <w:tc>
          <w:tcPr>
            <w:tcW w:w="1858" w:type="dxa"/>
            <w:shd w:val="clear" w:color="auto" w:fill="DBE5F1" w:themeFill="accent1" w:themeFillTint="33"/>
          </w:tcPr>
          <w:p w:rsidR="00501F29" w:rsidRPr="00052D2A" w:rsidRDefault="000D2D7B">
            <w:pPr>
              <w:jc w:val="both"/>
              <w:rPr>
                <w:sz w:val="24"/>
                <w:szCs w:val="24"/>
              </w:rPr>
            </w:pPr>
            <w:r w:rsidRPr="00052D2A">
              <w:rPr>
                <w:sz w:val="24"/>
                <w:szCs w:val="24"/>
              </w:rPr>
              <w:t>2</w:t>
            </w:r>
          </w:p>
        </w:tc>
        <w:tc>
          <w:tcPr>
            <w:tcW w:w="2055" w:type="dxa"/>
            <w:shd w:val="clear" w:color="auto" w:fill="DBE5F1" w:themeFill="accent1" w:themeFillTint="33"/>
          </w:tcPr>
          <w:p w:rsidR="00501F29" w:rsidRPr="00052D2A" w:rsidRDefault="000D2D7B">
            <w:pPr>
              <w:jc w:val="both"/>
              <w:rPr>
                <w:sz w:val="24"/>
                <w:szCs w:val="24"/>
              </w:rPr>
            </w:pPr>
            <w:r w:rsidRPr="00052D2A">
              <w:rPr>
                <w:sz w:val="24"/>
                <w:szCs w:val="24"/>
              </w:rPr>
              <w:t>Glioma</w:t>
            </w:r>
          </w:p>
        </w:tc>
        <w:tc>
          <w:tcPr>
            <w:tcW w:w="2730" w:type="dxa"/>
            <w:shd w:val="clear" w:color="auto" w:fill="DBE5F1" w:themeFill="accent1" w:themeFillTint="33"/>
          </w:tcPr>
          <w:p w:rsidR="00501F29" w:rsidRPr="00052D2A" w:rsidRDefault="000D2D7B">
            <w:pPr>
              <w:jc w:val="both"/>
              <w:rPr>
                <w:sz w:val="24"/>
                <w:szCs w:val="24"/>
              </w:rPr>
            </w:pPr>
            <w:r w:rsidRPr="00052D2A">
              <w:rPr>
                <w:sz w:val="24"/>
                <w:szCs w:val="24"/>
              </w:rPr>
              <w:t>96 %</w:t>
            </w:r>
          </w:p>
        </w:tc>
        <w:tc>
          <w:tcPr>
            <w:tcW w:w="2464" w:type="dxa"/>
            <w:vMerge/>
            <w:shd w:val="clear" w:color="auto" w:fill="DBE5F1" w:themeFill="accent1" w:themeFillTint="33"/>
          </w:tcPr>
          <w:p w:rsidR="00501F29" w:rsidRPr="00052D2A" w:rsidRDefault="00501F29">
            <w:pPr>
              <w:jc w:val="both"/>
              <w:rPr>
                <w:sz w:val="24"/>
                <w:szCs w:val="24"/>
              </w:rPr>
            </w:pPr>
          </w:p>
        </w:tc>
      </w:tr>
      <w:tr w:rsidR="00501F29" w:rsidRPr="00052D2A">
        <w:trPr>
          <w:trHeight w:val="717"/>
        </w:trPr>
        <w:tc>
          <w:tcPr>
            <w:tcW w:w="1858" w:type="dxa"/>
            <w:shd w:val="clear" w:color="auto" w:fill="DBE5F1" w:themeFill="accent1" w:themeFillTint="33"/>
          </w:tcPr>
          <w:p w:rsidR="00501F29" w:rsidRPr="00052D2A" w:rsidRDefault="000D2D7B">
            <w:pPr>
              <w:jc w:val="both"/>
              <w:rPr>
                <w:sz w:val="24"/>
                <w:szCs w:val="24"/>
              </w:rPr>
            </w:pPr>
            <w:r w:rsidRPr="00052D2A">
              <w:rPr>
                <w:sz w:val="24"/>
                <w:szCs w:val="24"/>
              </w:rPr>
              <w:t>3</w:t>
            </w:r>
          </w:p>
        </w:tc>
        <w:tc>
          <w:tcPr>
            <w:tcW w:w="2055" w:type="dxa"/>
            <w:shd w:val="clear" w:color="auto" w:fill="DBE5F1" w:themeFill="accent1" w:themeFillTint="33"/>
          </w:tcPr>
          <w:p w:rsidR="00501F29" w:rsidRPr="00052D2A" w:rsidRDefault="000D2D7B">
            <w:pPr>
              <w:jc w:val="both"/>
              <w:rPr>
                <w:sz w:val="24"/>
                <w:szCs w:val="24"/>
              </w:rPr>
            </w:pPr>
            <w:r w:rsidRPr="00052D2A">
              <w:rPr>
                <w:sz w:val="24"/>
                <w:szCs w:val="24"/>
              </w:rPr>
              <w:t xml:space="preserve">Pituitary </w:t>
            </w:r>
          </w:p>
        </w:tc>
        <w:tc>
          <w:tcPr>
            <w:tcW w:w="2730" w:type="dxa"/>
            <w:shd w:val="clear" w:color="auto" w:fill="DBE5F1" w:themeFill="accent1" w:themeFillTint="33"/>
          </w:tcPr>
          <w:p w:rsidR="00501F29" w:rsidRPr="00052D2A" w:rsidRDefault="000D2D7B">
            <w:pPr>
              <w:jc w:val="both"/>
              <w:rPr>
                <w:sz w:val="24"/>
                <w:szCs w:val="24"/>
              </w:rPr>
            </w:pPr>
            <w:r w:rsidRPr="00052D2A">
              <w:rPr>
                <w:sz w:val="24"/>
                <w:szCs w:val="24"/>
              </w:rPr>
              <w:t>98.50%</w:t>
            </w:r>
          </w:p>
        </w:tc>
        <w:tc>
          <w:tcPr>
            <w:tcW w:w="2464" w:type="dxa"/>
            <w:vMerge/>
            <w:tcBorders>
              <w:bottom w:val="nil"/>
            </w:tcBorders>
            <w:shd w:val="clear" w:color="auto" w:fill="DBE5F1" w:themeFill="accent1" w:themeFillTint="33"/>
          </w:tcPr>
          <w:p w:rsidR="00501F29" w:rsidRPr="00052D2A" w:rsidRDefault="00501F29">
            <w:pPr>
              <w:jc w:val="both"/>
              <w:rPr>
                <w:sz w:val="24"/>
                <w:szCs w:val="24"/>
              </w:rPr>
            </w:pPr>
          </w:p>
        </w:tc>
      </w:tr>
      <w:tr w:rsidR="00501F29" w:rsidRPr="00052D2A">
        <w:trPr>
          <w:trHeight w:val="717"/>
        </w:trPr>
        <w:tc>
          <w:tcPr>
            <w:tcW w:w="1858" w:type="dxa"/>
            <w:shd w:val="clear" w:color="auto" w:fill="DBE5F1" w:themeFill="accent1" w:themeFillTint="33"/>
          </w:tcPr>
          <w:p w:rsidR="00501F29" w:rsidRPr="00052D2A" w:rsidRDefault="000D2D7B">
            <w:pPr>
              <w:jc w:val="both"/>
              <w:rPr>
                <w:sz w:val="24"/>
                <w:szCs w:val="24"/>
              </w:rPr>
            </w:pPr>
            <w:r w:rsidRPr="00052D2A">
              <w:rPr>
                <w:sz w:val="24"/>
                <w:szCs w:val="24"/>
              </w:rPr>
              <w:t>4</w:t>
            </w:r>
          </w:p>
        </w:tc>
        <w:tc>
          <w:tcPr>
            <w:tcW w:w="2055" w:type="dxa"/>
            <w:shd w:val="clear" w:color="auto" w:fill="DBE5F1" w:themeFill="accent1" w:themeFillTint="33"/>
          </w:tcPr>
          <w:p w:rsidR="00501F29" w:rsidRPr="00052D2A" w:rsidRDefault="000D2D7B">
            <w:pPr>
              <w:jc w:val="both"/>
              <w:rPr>
                <w:sz w:val="24"/>
                <w:szCs w:val="24"/>
              </w:rPr>
            </w:pPr>
            <w:r w:rsidRPr="00052D2A">
              <w:rPr>
                <w:sz w:val="24"/>
                <w:szCs w:val="24"/>
              </w:rPr>
              <w:t>Acoustic Neuroma</w:t>
            </w:r>
          </w:p>
        </w:tc>
        <w:tc>
          <w:tcPr>
            <w:tcW w:w="2730" w:type="dxa"/>
            <w:shd w:val="clear" w:color="auto" w:fill="DBE5F1" w:themeFill="accent1" w:themeFillTint="33"/>
          </w:tcPr>
          <w:p w:rsidR="00501F29" w:rsidRPr="00052D2A" w:rsidRDefault="000D2D7B">
            <w:pPr>
              <w:jc w:val="both"/>
              <w:rPr>
                <w:sz w:val="24"/>
                <w:szCs w:val="24"/>
              </w:rPr>
            </w:pPr>
            <w:r w:rsidRPr="00052D2A">
              <w:rPr>
                <w:sz w:val="24"/>
                <w:szCs w:val="24"/>
              </w:rPr>
              <w:t>90%</w:t>
            </w:r>
          </w:p>
        </w:tc>
        <w:tc>
          <w:tcPr>
            <w:tcW w:w="2464" w:type="dxa"/>
            <w:tcBorders>
              <w:top w:val="nil"/>
              <w:bottom w:val="nil"/>
            </w:tcBorders>
            <w:shd w:val="clear" w:color="auto" w:fill="DBE5F1" w:themeFill="accent1" w:themeFillTint="33"/>
          </w:tcPr>
          <w:p w:rsidR="00501F29" w:rsidRPr="00052D2A" w:rsidRDefault="00501F29">
            <w:pPr>
              <w:jc w:val="both"/>
              <w:rPr>
                <w:sz w:val="24"/>
                <w:szCs w:val="24"/>
              </w:rPr>
            </w:pPr>
          </w:p>
        </w:tc>
      </w:tr>
      <w:tr w:rsidR="00501F29" w:rsidRPr="00052D2A">
        <w:trPr>
          <w:trHeight w:val="717"/>
        </w:trPr>
        <w:tc>
          <w:tcPr>
            <w:tcW w:w="1858" w:type="dxa"/>
            <w:shd w:val="clear" w:color="auto" w:fill="DBE5F1" w:themeFill="accent1" w:themeFillTint="33"/>
          </w:tcPr>
          <w:p w:rsidR="00501F29" w:rsidRPr="00052D2A" w:rsidRDefault="000D2D7B">
            <w:pPr>
              <w:jc w:val="both"/>
              <w:rPr>
                <w:sz w:val="24"/>
                <w:szCs w:val="24"/>
              </w:rPr>
            </w:pPr>
            <w:r w:rsidRPr="00052D2A">
              <w:rPr>
                <w:sz w:val="24"/>
                <w:szCs w:val="24"/>
              </w:rPr>
              <w:t>5</w:t>
            </w:r>
          </w:p>
        </w:tc>
        <w:tc>
          <w:tcPr>
            <w:tcW w:w="2055" w:type="dxa"/>
            <w:shd w:val="clear" w:color="auto" w:fill="DBE5F1" w:themeFill="accent1" w:themeFillTint="33"/>
          </w:tcPr>
          <w:p w:rsidR="00501F29" w:rsidRPr="00052D2A" w:rsidRDefault="000D2D7B">
            <w:pPr>
              <w:jc w:val="both"/>
              <w:rPr>
                <w:sz w:val="24"/>
                <w:szCs w:val="24"/>
              </w:rPr>
            </w:pPr>
            <w:r w:rsidRPr="00052D2A">
              <w:rPr>
                <w:sz w:val="24"/>
                <w:szCs w:val="24"/>
              </w:rPr>
              <w:t>No Tumor</w:t>
            </w:r>
          </w:p>
        </w:tc>
        <w:tc>
          <w:tcPr>
            <w:tcW w:w="2730" w:type="dxa"/>
            <w:shd w:val="clear" w:color="auto" w:fill="DBE5F1" w:themeFill="accent1" w:themeFillTint="33"/>
          </w:tcPr>
          <w:p w:rsidR="00501F29" w:rsidRPr="00052D2A" w:rsidRDefault="000D2D7B">
            <w:pPr>
              <w:jc w:val="both"/>
              <w:rPr>
                <w:sz w:val="24"/>
                <w:szCs w:val="24"/>
              </w:rPr>
            </w:pPr>
            <w:r w:rsidRPr="00052D2A">
              <w:rPr>
                <w:sz w:val="24"/>
                <w:szCs w:val="24"/>
              </w:rPr>
              <w:t>91%</w:t>
            </w:r>
          </w:p>
        </w:tc>
        <w:tc>
          <w:tcPr>
            <w:tcW w:w="2464" w:type="dxa"/>
            <w:tcBorders>
              <w:top w:val="nil"/>
            </w:tcBorders>
            <w:shd w:val="clear" w:color="auto" w:fill="DBE5F1" w:themeFill="accent1" w:themeFillTint="33"/>
          </w:tcPr>
          <w:p w:rsidR="00501F29" w:rsidRPr="00052D2A" w:rsidRDefault="00501F29">
            <w:pPr>
              <w:jc w:val="both"/>
              <w:rPr>
                <w:sz w:val="24"/>
                <w:szCs w:val="24"/>
              </w:rPr>
            </w:pPr>
          </w:p>
        </w:tc>
      </w:tr>
    </w:tbl>
    <w:p w:rsidR="00501F29" w:rsidRPr="00052D2A" w:rsidRDefault="00501F29">
      <w:pPr>
        <w:jc w:val="both"/>
        <w:rPr>
          <w:sz w:val="24"/>
          <w:szCs w:val="24"/>
        </w:rPr>
      </w:pPr>
    </w:p>
    <w:p w:rsidR="00501F29" w:rsidRPr="00052D2A" w:rsidRDefault="00501F29">
      <w:pPr>
        <w:rPr>
          <w:color w:val="000000" w:themeColor="text1"/>
          <w:sz w:val="28"/>
          <w:szCs w:val="28"/>
        </w:rPr>
      </w:pPr>
    </w:p>
    <w:p w:rsidR="00501F29" w:rsidRPr="00052D2A" w:rsidRDefault="000D2D7B">
      <w:pPr>
        <w:keepNext/>
        <w:spacing w:line="480" w:lineRule="auto"/>
      </w:pPr>
      <w:r w:rsidRPr="00052D2A">
        <w:rPr>
          <w:noProof/>
          <w:sz w:val="20"/>
        </w:rPr>
        <w:lastRenderedPageBreak/>
        <w:drawing>
          <wp:inline distT="0" distB="0" distL="0" distR="0">
            <wp:extent cx="6027420" cy="2818765"/>
            <wp:effectExtent l="0" t="0" r="0" b="635"/>
            <wp:docPr id="7" name="Picture 7" descr="E:\Project New Updated\Projects\Completed projects\Umer brain project COMPLETED\Traning Results\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Project New Updated\Projects\Completed projects\Umer brain project COMPLETED\Traning Results\Screenshot (45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6027856" cy="2819046"/>
                    </a:xfrm>
                    <a:prstGeom prst="rect">
                      <a:avLst/>
                    </a:prstGeom>
                    <a:noFill/>
                    <a:ln>
                      <a:noFill/>
                    </a:ln>
                  </pic:spPr>
                </pic:pic>
              </a:graphicData>
            </a:graphic>
          </wp:inline>
        </w:drawing>
      </w:r>
    </w:p>
    <w:p w:rsidR="00501F29" w:rsidRPr="00052D2A" w:rsidRDefault="000D2D7B">
      <w:pPr>
        <w:pStyle w:val="Caption"/>
        <w:jc w:val="center"/>
        <w:rPr>
          <w:b/>
          <w:i w:val="0"/>
          <w:color w:val="000000" w:themeColor="text1"/>
        </w:rPr>
      </w:pPr>
      <w:r w:rsidRPr="00052D2A">
        <w:rPr>
          <w:b/>
          <w:i w:val="0"/>
          <w:color w:val="000000" w:themeColor="text1"/>
        </w:rPr>
        <w:t xml:space="preserve">Figure </w:t>
      </w:r>
      <w:proofErr w:type="gramStart"/>
      <w:r w:rsidRPr="00052D2A">
        <w:rPr>
          <w:b/>
          <w:i w:val="0"/>
          <w:color w:val="000000" w:themeColor="text1"/>
        </w:rPr>
        <w:t>5.6  Graph</w:t>
      </w:r>
      <w:proofErr w:type="gramEnd"/>
      <w:r w:rsidRPr="00052D2A">
        <w:rPr>
          <w:b/>
          <w:i w:val="0"/>
          <w:color w:val="000000" w:themeColor="text1"/>
        </w:rPr>
        <w:t xml:space="preserve"> Accuracy</w:t>
      </w:r>
    </w:p>
    <w:p w:rsidR="00501F29" w:rsidRPr="00052D2A" w:rsidRDefault="000D2D7B">
      <w:r w:rsidRPr="00052D2A">
        <w:rPr>
          <w:noProof/>
        </w:rPr>
        <w:drawing>
          <wp:anchor distT="0" distB="0" distL="114300" distR="114300" simplePos="0" relativeHeight="251657728" behindDoc="0" locked="0" layoutInCell="1" allowOverlap="1">
            <wp:simplePos x="0" y="0"/>
            <wp:positionH relativeFrom="margin">
              <wp:align>center</wp:align>
            </wp:positionH>
            <wp:positionV relativeFrom="margin">
              <wp:posOffset>3724910</wp:posOffset>
            </wp:positionV>
            <wp:extent cx="5565140" cy="4191000"/>
            <wp:effectExtent l="19050" t="0" r="0" b="0"/>
            <wp:wrapSquare wrapText="bothSides"/>
            <wp:docPr id="121" name="Picture 121"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565140" cy="4191000"/>
                    </a:xfrm>
                    <a:prstGeom prst="rect">
                      <a:avLst/>
                    </a:prstGeom>
                    <a:noFill/>
                    <a:ln>
                      <a:noFill/>
                    </a:ln>
                  </pic:spPr>
                </pic:pic>
              </a:graphicData>
            </a:graphic>
          </wp:anchor>
        </w:drawing>
      </w:r>
    </w:p>
    <w:p w:rsidR="00501F29" w:rsidRPr="00052D2A" w:rsidRDefault="000D2D7B">
      <w:pPr>
        <w:pStyle w:val="Heading2"/>
        <w:numPr>
          <w:ilvl w:val="1"/>
          <w:numId w:val="7"/>
        </w:numPr>
        <w:spacing w:line="480" w:lineRule="auto"/>
        <w:rPr>
          <w:sz w:val="28"/>
          <w:szCs w:val="28"/>
        </w:rPr>
      </w:pPr>
      <w:bookmarkStart w:id="137" w:name="_Toc73242404"/>
      <w:r w:rsidRPr="00052D2A">
        <w:rPr>
          <w:sz w:val="28"/>
          <w:szCs w:val="28"/>
        </w:rPr>
        <w:t>Interface</w:t>
      </w:r>
      <w:bookmarkEnd w:id="137"/>
    </w:p>
    <w:p w:rsidR="00501F29" w:rsidRPr="00052D2A" w:rsidRDefault="000D2D7B">
      <w:pPr>
        <w:pStyle w:val="Caption"/>
        <w:rPr>
          <w:b/>
          <w:i w:val="0"/>
          <w:color w:val="000000" w:themeColor="text1"/>
        </w:rPr>
      </w:pPr>
      <w:r w:rsidRPr="00052D2A">
        <w:rPr>
          <w:b/>
          <w:i w:val="0"/>
          <w:color w:val="000000" w:themeColor="text1"/>
        </w:rPr>
        <w:t>Figure 5.7 GUI (1)</w:t>
      </w:r>
    </w:p>
    <w:p w:rsidR="00501F29" w:rsidRPr="00052D2A" w:rsidRDefault="00DF6BE5">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306pt">
            <v:imagedata r:id="rId54" o:title="Screenshot (18)"/>
          </v:shape>
        </w:pict>
      </w:r>
    </w:p>
    <w:p w:rsidR="00501F29" w:rsidRPr="00052D2A" w:rsidRDefault="000D2D7B">
      <w:pPr>
        <w:pStyle w:val="Caption"/>
        <w:jc w:val="center"/>
        <w:rPr>
          <w:b/>
          <w:i w:val="0"/>
          <w:color w:val="000000" w:themeColor="text1"/>
        </w:rPr>
      </w:pPr>
      <w:proofErr w:type="gramStart"/>
      <w:r w:rsidRPr="00052D2A">
        <w:rPr>
          <w:b/>
          <w:i w:val="0"/>
          <w:color w:val="000000" w:themeColor="text1"/>
        </w:rPr>
        <w:t>Figure  5.8</w:t>
      </w:r>
      <w:proofErr w:type="gramEnd"/>
      <w:r w:rsidRPr="00052D2A">
        <w:rPr>
          <w:b/>
          <w:i w:val="0"/>
          <w:color w:val="000000" w:themeColor="text1"/>
        </w:rPr>
        <w:t xml:space="preserve"> GUI(2)</w:t>
      </w:r>
    </w:p>
    <w:p w:rsidR="00501F29" w:rsidRPr="00052D2A" w:rsidRDefault="00DF6BE5">
      <w:pPr>
        <w:keepNext/>
      </w:pPr>
      <w:r>
        <w:pict>
          <v:shape id="_x0000_i1026" type="#_x0000_t75" style="width:452.25pt;height:303.75pt">
            <v:imagedata r:id="rId55" o:title="Screenshot (19)"/>
          </v:shape>
        </w:pict>
      </w:r>
    </w:p>
    <w:p w:rsidR="00501F29" w:rsidRPr="00052D2A" w:rsidRDefault="000D2D7B">
      <w:pPr>
        <w:pStyle w:val="Caption"/>
        <w:jc w:val="center"/>
        <w:rPr>
          <w:b/>
          <w:i w:val="0"/>
          <w:color w:val="000000" w:themeColor="text1"/>
        </w:rPr>
      </w:pPr>
      <w:r w:rsidRPr="00052D2A">
        <w:rPr>
          <w:b/>
          <w:i w:val="0"/>
          <w:color w:val="000000" w:themeColor="text1"/>
        </w:rPr>
        <w:t xml:space="preserve">Figure 5.9 </w:t>
      </w:r>
      <w:proofErr w:type="gramStart"/>
      <w:r w:rsidRPr="00052D2A">
        <w:rPr>
          <w:b/>
          <w:i w:val="0"/>
          <w:color w:val="000000" w:themeColor="text1"/>
        </w:rPr>
        <w:t>GUI(</w:t>
      </w:r>
      <w:proofErr w:type="gramEnd"/>
      <w:r w:rsidRPr="00052D2A">
        <w:rPr>
          <w:b/>
          <w:i w:val="0"/>
          <w:color w:val="000000" w:themeColor="text1"/>
        </w:rPr>
        <w:t>3)</w:t>
      </w:r>
    </w:p>
    <w:p w:rsidR="00501F29" w:rsidRPr="00052D2A" w:rsidRDefault="00DF6BE5">
      <w:pPr>
        <w:keepNext/>
      </w:pPr>
      <w:r>
        <w:lastRenderedPageBreak/>
        <w:pict>
          <v:shape id="_x0000_i1027" type="#_x0000_t75" style="width:452.25pt;height:303.75pt">
            <v:imagedata r:id="rId56" o:title="Screenshot (20)"/>
          </v:shape>
        </w:pict>
      </w:r>
    </w:p>
    <w:p w:rsidR="00501F29" w:rsidRPr="00052D2A" w:rsidRDefault="000D2D7B">
      <w:pPr>
        <w:pStyle w:val="Caption"/>
        <w:jc w:val="center"/>
        <w:rPr>
          <w:b/>
          <w:i w:val="0"/>
          <w:color w:val="000000" w:themeColor="text1"/>
        </w:rPr>
      </w:pPr>
      <w:r w:rsidRPr="00052D2A">
        <w:rPr>
          <w:b/>
          <w:i w:val="0"/>
          <w:color w:val="000000" w:themeColor="text1"/>
        </w:rPr>
        <w:t xml:space="preserve">Figure 5.10 </w:t>
      </w:r>
      <w:proofErr w:type="gramStart"/>
      <w:r w:rsidRPr="00052D2A">
        <w:rPr>
          <w:b/>
          <w:i w:val="0"/>
          <w:color w:val="000000" w:themeColor="text1"/>
        </w:rPr>
        <w:t>GUI(</w:t>
      </w:r>
      <w:proofErr w:type="gramEnd"/>
      <w:r w:rsidRPr="00052D2A">
        <w:rPr>
          <w:b/>
          <w:i w:val="0"/>
          <w:color w:val="000000" w:themeColor="text1"/>
        </w:rPr>
        <w:t>4)</w:t>
      </w:r>
    </w:p>
    <w:p w:rsidR="00501F29" w:rsidRPr="00052D2A" w:rsidRDefault="00DF6BE5">
      <w:pPr>
        <w:keepNext/>
      </w:pPr>
      <w:r>
        <w:pict>
          <v:shape id="_x0000_i1028" type="#_x0000_t75" style="width:452.25pt;height:303pt">
            <v:imagedata r:id="rId57" o:title="Screenshot (21)"/>
          </v:shape>
        </w:pict>
      </w:r>
    </w:p>
    <w:p w:rsidR="00501F29" w:rsidRPr="00052D2A" w:rsidRDefault="000D2D7B">
      <w:pPr>
        <w:pStyle w:val="Caption"/>
        <w:jc w:val="center"/>
        <w:rPr>
          <w:b/>
          <w:i w:val="0"/>
          <w:color w:val="000000" w:themeColor="text1"/>
        </w:rPr>
      </w:pPr>
      <w:r w:rsidRPr="00052D2A">
        <w:rPr>
          <w:b/>
          <w:i w:val="0"/>
          <w:color w:val="000000" w:themeColor="text1"/>
        </w:rPr>
        <w:t xml:space="preserve">Figure 5.11 </w:t>
      </w:r>
      <w:proofErr w:type="gramStart"/>
      <w:r w:rsidRPr="00052D2A">
        <w:rPr>
          <w:b/>
          <w:i w:val="0"/>
          <w:color w:val="000000" w:themeColor="text1"/>
        </w:rPr>
        <w:t>GUI(</w:t>
      </w:r>
      <w:proofErr w:type="gramEnd"/>
      <w:r w:rsidRPr="00052D2A">
        <w:rPr>
          <w:b/>
          <w:i w:val="0"/>
          <w:color w:val="000000" w:themeColor="text1"/>
        </w:rPr>
        <w:t>5)</w:t>
      </w:r>
    </w:p>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Pr>
        <w:jc w:val="center"/>
      </w:pPr>
    </w:p>
    <w:p w:rsidR="00501F29" w:rsidRPr="00052D2A" w:rsidRDefault="00501F29">
      <w:pPr>
        <w:jc w:val="center"/>
        <w:sectPr w:rsidR="00501F29" w:rsidRPr="00052D2A">
          <w:headerReference w:type="default" r:id="rId58"/>
          <w:footerReference w:type="default" r:id="rId59"/>
          <w:pgSz w:w="11910" w:h="16840"/>
          <w:pgMar w:top="1340" w:right="1300" w:bottom="1060" w:left="1560" w:header="567" w:footer="870" w:gutter="0"/>
          <w:cols w:space="720"/>
          <w:docGrid w:linePitch="299"/>
        </w:sectPr>
      </w:pPr>
    </w:p>
    <w:p w:rsidR="00501F29" w:rsidRPr="00052D2A" w:rsidRDefault="00501F29">
      <w:pPr>
        <w:tabs>
          <w:tab w:val="left" w:pos="3885"/>
        </w:tabs>
        <w:jc w:val="center"/>
        <w:sectPr w:rsidR="00501F29" w:rsidRPr="00052D2A">
          <w:headerReference w:type="default" r:id="rId60"/>
          <w:footerReference w:type="default" r:id="rId61"/>
          <w:type w:val="continuous"/>
          <w:pgSz w:w="11910" w:h="16840"/>
          <w:pgMar w:top="1340" w:right="1300" w:bottom="1060" w:left="1560" w:header="567" w:footer="870" w:gutter="0"/>
          <w:cols w:space="720"/>
          <w:docGrid w:linePitch="299"/>
        </w:sectPr>
      </w:pPr>
    </w:p>
    <w:p w:rsidR="00501F29" w:rsidRPr="00052D2A" w:rsidRDefault="000D2D7B" w:rsidP="007364EC">
      <w:pPr>
        <w:pStyle w:val="Heading1"/>
        <w:tabs>
          <w:tab w:val="left" w:pos="4588"/>
        </w:tabs>
        <w:ind w:left="0" w:firstLine="0"/>
        <w:jc w:val="center"/>
        <w:rPr>
          <w:sz w:val="40"/>
          <w:szCs w:val="40"/>
        </w:rPr>
      </w:pPr>
      <w:bookmarkStart w:id="138" w:name="_Toc61207328"/>
      <w:bookmarkStart w:id="139" w:name="_Toc73242405"/>
      <w:r w:rsidRPr="00052D2A">
        <w:rPr>
          <w:sz w:val="40"/>
          <w:szCs w:val="40"/>
        </w:rPr>
        <w:lastRenderedPageBreak/>
        <w:t>Chapter 6</w:t>
      </w:r>
      <w:bookmarkStart w:id="140" w:name="_Toc61207329"/>
      <w:bookmarkEnd w:id="138"/>
      <w:bookmarkEnd w:id="139"/>
    </w:p>
    <w:p w:rsidR="00501F29" w:rsidRPr="00052D2A" w:rsidRDefault="000D2D7B" w:rsidP="007364EC">
      <w:pPr>
        <w:pStyle w:val="Heading1"/>
        <w:tabs>
          <w:tab w:val="left" w:pos="4588"/>
        </w:tabs>
        <w:ind w:left="0" w:firstLine="0"/>
        <w:jc w:val="center"/>
        <w:rPr>
          <w:sz w:val="40"/>
          <w:szCs w:val="40"/>
        </w:rPr>
      </w:pPr>
      <w:bookmarkStart w:id="141" w:name="_Toc73242406"/>
      <w:r w:rsidRPr="00052D2A">
        <w:rPr>
          <w:color w:val="000000" w:themeColor="text1"/>
          <w:sz w:val="40"/>
          <w:szCs w:val="40"/>
        </w:rPr>
        <w:t>Testing and Evaluation</w:t>
      </w:r>
      <w:bookmarkEnd w:id="140"/>
      <w:bookmarkEnd w:id="141"/>
    </w:p>
    <w:p w:rsidR="00501F29" w:rsidRPr="00052D2A" w:rsidRDefault="00501F29" w:rsidP="007364EC">
      <w:pPr>
        <w:pStyle w:val="Heading1"/>
        <w:jc w:val="center"/>
        <w:rPr>
          <w:color w:val="000000" w:themeColor="text1"/>
          <w:sz w:val="40"/>
          <w:szCs w:val="40"/>
        </w:rPr>
      </w:pPr>
    </w:p>
    <w:p w:rsidR="00501F29" w:rsidRPr="00052D2A" w:rsidRDefault="00501F29" w:rsidP="007364EC">
      <w:pPr>
        <w:pStyle w:val="Heading1"/>
        <w:jc w:val="center"/>
        <w:rPr>
          <w:color w:val="000000" w:themeColor="text1"/>
          <w:sz w:val="40"/>
          <w:szCs w:val="40"/>
        </w:rPr>
      </w:pPr>
    </w:p>
    <w:p w:rsidR="00501F29" w:rsidRPr="00052D2A" w:rsidRDefault="00501F29" w:rsidP="007364EC">
      <w:pPr>
        <w:pStyle w:val="Heading1"/>
        <w:jc w:val="center"/>
        <w:rPr>
          <w:color w:val="000000" w:themeColor="text1"/>
          <w:sz w:val="40"/>
          <w:szCs w:val="40"/>
        </w:rPr>
      </w:pPr>
    </w:p>
    <w:p w:rsidR="00501F29" w:rsidRPr="00052D2A" w:rsidRDefault="00501F29" w:rsidP="007364EC">
      <w:pPr>
        <w:pStyle w:val="Heading1"/>
        <w:jc w:val="center"/>
        <w:rPr>
          <w:color w:val="000000" w:themeColor="text1"/>
          <w:sz w:val="40"/>
          <w:szCs w:val="40"/>
        </w:rPr>
      </w:pPr>
    </w:p>
    <w:p w:rsidR="00501F29" w:rsidRPr="00052D2A" w:rsidRDefault="00501F29" w:rsidP="007364EC">
      <w:pPr>
        <w:pStyle w:val="Heading1"/>
        <w:ind w:left="0" w:firstLine="0"/>
        <w:jc w:val="center"/>
        <w:rPr>
          <w:color w:val="000000" w:themeColor="text1"/>
          <w:sz w:val="40"/>
          <w:szCs w:val="40"/>
        </w:rPr>
      </w:pPr>
    </w:p>
    <w:p w:rsidR="00501F29" w:rsidRPr="00052D2A" w:rsidRDefault="00501F29" w:rsidP="007364EC">
      <w:pPr>
        <w:pStyle w:val="Heading1"/>
        <w:ind w:left="0" w:firstLine="0"/>
        <w:jc w:val="center"/>
        <w:rPr>
          <w:color w:val="000000" w:themeColor="text1"/>
          <w:sz w:val="40"/>
          <w:szCs w:val="40"/>
        </w:rPr>
      </w:pPr>
    </w:p>
    <w:p w:rsidR="00501F29" w:rsidRPr="00052D2A" w:rsidRDefault="00501F29" w:rsidP="007364EC">
      <w:pPr>
        <w:pStyle w:val="Heading1"/>
        <w:ind w:left="0" w:firstLine="0"/>
        <w:jc w:val="center"/>
        <w:rPr>
          <w:color w:val="000000" w:themeColor="text1"/>
          <w:sz w:val="40"/>
          <w:szCs w:val="40"/>
        </w:rPr>
      </w:pPr>
    </w:p>
    <w:p w:rsidR="00501F29" w:rsidRPr="00052D2A" w:rsidRDefault="00501F29" w:rsidP="007364EC">
      <w:pPr>
        <w:pStyle w:val="Heading1"/>
        <w:ind w:left="0" w:firstLine="0"/>
        <w:jc w:val="center"/>
        <w:rPr>
          <w:color w:val="000000" w:themeColor="text1"/>
          <w:sz w:val="40"/>
          <w:szCs w:val="40"/>
        </w:rPr>
        <w:sectPr w:rsidR="00501F29" w:rsidRPr="00052D2A">
          <w:headerReference w:type="default" r:id="rId62"/>
          <w:footerReference w:type="default" r:id="rId63"/>
          <w:type w:val="continuous"/>
          <w:pgSz w:w="11910" w:h="16840"/>
          <w:pgMar w:top="1340" w:right="1300" w:bottom="1060" w:left="1560" w:header="0" w:footer="870" w:gutter="0"/>
          <w:cols w:space="720"/>
        </w:sectPr>
      </w:pPr>
    </w:p>
    <w:p w:rsidR="00501F29" w:rsidRPr="00052D2A" w:rsidRDefault="00501F29" w:rsidP="007364EC">
      <w:pPr>
        <w:pStyle w:val="Heading1"/>
        <w:ind w:left="0" w:firstLine="0"/>
        <w:jc w:val="center"/>
        <w:rPr>
          <w:color w:val="000000" w:themeColor="text1"/>
          <w:sz w:val="40"/>
          <w:szCs w:val="40"/>
        </w:rPr>
        <w:sectPr w:rsidR="00501F29" w:rsidRPr="00052D2A">
          <w:type w:val="continuous"/>
          <w:pgSz w:w="11910" w:h="16840"/>
          <w:pgMar w:top="1340" w:right="1300" w:bottom="1060" w:left="1560" w:header="0" w:footer="870" w:gutter="0"/>
          <w:cols w:space="720"/>
        </w:sectPr>
      </w:pPr>
    </w:p>
    <w:p w:rsidR="00501F29" w:rsidRPr="00052D2A" w:rsidRDefault="00501F29" w:rsidP="007364EC">
      <w:pPr>
        <w:pStyle w:val="Heading1"/>
        <w:ind w:left="0" w:firstLine="0"/>
        <w:jc w:val="center"/>
        <w:rPr>
          <w:color w:val="000000" w:themeColor="text1"/>
          <w:sz w:val="40"/>
          <w:szCs w:val="40"/>
        </w:rPr>
      </w:pPr>
    </w:p>
    <w:p w:rsidR="00501F29" w:rsidRDefault="00501F29">
      <w:pPr>
        <w:pStyle w:val="Heading1"/>
        <w:ind w:left="0" w:firstLine="0"/>
        <w:rPr>
          <w:color w:val="000000" w:themeColor="text1"/>
          <w:sz w:val="40"/>
          <w:szCs w:val="40"/>
        </w:rPr>
      </w:pPr>
    </w:p>
    <w:p w:rsidR="007364EC" w:rsidRDefault="007364EC" w:rsidP="007364EC"/>
    <w:p w:rsidR="007364EC" w:rsidRDefault="007364EC" w:rsidP="007364EC"/>
    <w:p w:rsidR="007364EC" w:rsidRPr="007364EC" w:rsidRDefault="007364EC" w:rsidP="007364EC"/>
    <w:p w:rsidR="00501F29" w:rsidRPr="00052D2A" w:rsidRDefault="000D2D7B">
      <w:pPr>
        <w:pStyle w:val="Heading1"/>
        <w:spacing w:line="480" w:lineRule="auto"/>
        <w:ind w:left="0" w:firstLine="0"/>
        <w:rPr>
          <w:color w:val="000000" w:themeColor="text1"/>
          <w:sz w:val="32"/>
          <w:szCs w:val="32"/>
        </w:rPr>
      </w:pPr>
      <w:bookmarkStart w:id="142" w:name="_Toc61207330"/>
      <w:bookmarkStart w:id="143" w:name="_Toc73242407"/>
      <w:r w:rsidRPr="00052D2A">
        <w:rPr>
          <w:color w:val="000000" w:themeColor="text1"/>
          <w:sz w:val="32"/>
          <w:szCs w:val="32"/>
        </w:rPr>
        <w:lastRenderedPageBreak/>
        <w:t>6. Testing and Evaluation</w:t>
      </w:r>
      <w:bookmarkEnd w:id="142"/>
      <w:bookmarkEnd w:id="143"/>
    </w:p>
    <w:p w:rsidR="00501F29" w:rsidRPr="00052D2A" w:rsidRDefault="000D2D7B">
      <w:pPr>
        <w:spacing w:line="480" w:lineRule="auto"/>
        <w:jc w:val="both"/>
        <w:rPr>
          <w:sz w:val="24"/>
          <w:szCs w:val="24"/>
        </w:rPr>
      </w:pPr>
      <w:r w:rsidRPr="00052D2A">
        <w:rPr>
          <w:sz w:val="24"/>
          <w:szCs w:val="24"/>
        </w:rPr>
        <w:t>Once the system has been successfully developed, testing and evaluation has to be performed to ensure that the system working as intended. This is also to check that the system meets the requirements stated earlier. Besides that, system testing will help in finding the errors that may be hidden from the user.</w:t>
      </w:r>
    </w:p>
    <w:p w:rsidR="00501F29" w:rsidRPr="00052D2A" w:rsidRDefault="000D2D7B">
      <w:pPr>
        <w:pStyle w:val="Heading2"/>
        <w:spacing w:line="480" w:lineRule="auto"/>
        <w:ind w:left="0"/>
        <w:rPr>
          <w:color w:val="000000" w:themeColor="text1"/>
          <w:sz w:val="28"/>
          <w:szCs w:val="28"/>
        </w:rPr>
      </w:pPr>
      <w:bookmarkStart w:id="144" w:name="_Toc61207331"/>
      <w:bookmarkStart w:id="145" w:name="_Toc73242408"/>
      <w:r w:rsidRPr="00052D2A">
        <w:rPr>
          <w:color w:val="000000" w:themeColor="text1"/>
          <w:sz w:val="28"/>
          <w:szCs w:val="28"/>
        </w:rPr>
        <w:t>6.1 Manual Testing</w:t>
      </w:r>
      <w:bookmarkEnd w:id="144"/>
      <w:bookmarkEnd w:id="145"/>
    </w:p>
    <w:p w:rsidR="00501F29" w:rsidRPr="00052D2A" w:rsidRDefault="000D2D7B">
      <w:pPr>
        <w:spacing w:line="480" w:lineRule="auto"/>
        <w:jc w:val="both"/>
        <w:rPr>
          <w:sz w:val="24"/>
          <w:szCs w:val="24"/>
        </w:rPr>
      </w:pPr>
      <w:r w:rsidRPr="00052D2A">
        <w:rPr>
          <w:sz w:val="24"/>
          <w:szCs w:val="24"/>
        </w:rPr>
        <w:t>In this type of testing, whole system is tested manually without aid of any tool. It’s the first ever testing done on the system after implementation. All lines of code are checked and if any error or bug appears then it is fixed. The needs of radiologists are note down in the start and during manual testing all the requirements are cross matched whether the system deliver the correct output or not.</w:t>
      </w:r>
    </w:p>
    <w:p w:rsidR="00501F29" w:rsidRPr="00052D2A" w:rsidRDefault="000D2D7B">
      <w:pPr>
        <w:pStyle w:val="Heading2"/>
        <w:ind w:left="0"/>
        <w:rPr>
          <w:sz w:val="28"/>
          <w:szCs w:val="28"/>
        </w:rPr>
      </w:pPr>
      <w:bookmarkStart w:id="146" w:name="_Toc61207332"/>
      <w:bookmarkStart w:id="147" w:name="_Toc73242409"/>
      <w:r w:rsidRPr="00052D2A">
        <w:rPr>
          <w:sz w:val="28"/>
          <w:szCs w:val="28"/>
        </w:rPr>
        <w:t>6.1.1 System Testing</w:t>
      </w:r>
      <w:bookmarkEnd w:id="146"/>
      <w:bookmarkEnd w:id="147"/>
    </w:p>
    <w:p w:rsidR="00501F29" w:rsidRPr="00052D2A" w:rsidRDefault="000D2D7B">
      <w:pPr>
        <w:spacing w:line="480" w:lineRule="auto"/>
        <w:rPr>
          <w:sz w:val="24"/>
          <w:szCs w:val="24"/>
        </w:rPr>
      </w:pPr>
      <w:r w:rsidRPr="00052D2A">
        <w:rPr>
          <w:sz w:val="24"/>
          <w:szCs w:val="24"/>
        </w:rPr>
        <w:t>In this type of testing, all the functions of an application are checked whether it is properly integrated or not. When backend coding is linked to frontend or Graphical User Interface (GUI) then whether it function smooth or not. The brain tumor image is given as input to system and the image pass through all functions and result is evaluated.</w:t>
      </w:r>
    </w:p>
    <w:p w:rsidR="00501F29" w:rsidRPr="00052D2A" w:rsidRDefault="000D2D7B" w:rsidP="00951055">
      <w:pPr>
        <w:keepNext/>
        <w:spacing w:line="480" w:lineRule="auto"/>
        <w:jc w:val="center"/>
      </w:pPr>
      <w:r w:rsidRPr="00052D2A">
        <w:rPr>
          <w:noProof/>
        </w:rPr>
        <w:drawing>
          <wp:inline distT="0" distB="0" distL="0" distR="0">
            <wp:extent cx="2645410" cy="17221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645410" cy="1722120"/>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148" w:name="_Toc71534439"/>
      <w:r w:rsidRPr="00052D2A">
        <w:rPr>
          <w:b/>
          <w:bCs/>
          <w:i w:val="0"/>
          <w:iCs w:val="0"/>
          <w:color w:val="000000" w:themeColor="text1"/>
        </w:rPr>
        <w:t>Figure 6.</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1</w:t>
      </w:r>
      <w:r w:rsidR="00115334" w:rsidRPr="00052D2A">
        <w:rPr>
          <w:b/>
          <w:bCs/>
          <w:i w:val="0"/>
          <w:iCs w:val="0"/>
          <w:color w:val="000000" w:themeColor="text1"/>
        </w:rPr>
        <w:fldChar w:fldCharType="end"/>
      </w:r>
      <w:r w:rsidRPr="00052D2A">
        <w:rPr>
          <w:b/>
          <w:bCs/>
          <w:i w:val="0"/>
          <w:iCs w:val="0"/>
          <w:color w:val="000000" w:themeColor="text1"/>
        </w:rPr>
        <w:t xml:space="preserve"> System Testing</w:t>
      </w:r>
      <w:bookmarkEnd w:id="148"/>
    </w:p>
    <w:p w:rsidR="007364EC" w:rsidRDefault="007364EC">
      <w:pPr>
        <w:pStyle w:val="Heading2"/>
        <w:ind w:left="0"/>
        <w:rPr>
          <w:sz w:val="28"/>
          <w:szCs w:val="28"/>
        </w:rPr>
      </w:pPr>
      <w:bookmarkStart w:id="149" w:name="_Toc61207333"/>
      <w:bookmarkStart w:id="150" w:name="_Hlk57123337"/>
    </w:p>
    <w:p w:rsidR="007364EC" w:rsidRDefault="007364EC">
      <w:pPr>
        <w:pStyle w:val="Heading2"/>
        <w:ind w:left="0"/>
        <w:rPr>
          <w:sz w:val="28"/>
          <w:szCs w:val="28"/>
        </w:rPr>
      </w:pPr>
    </w:p>
    <w:p w:rsidR="00501F29" w:rsidRPr="00052D2A" w:rsidRDefault="000D2D7B">
      <w:pPr>
        <w:pStyle w:val="Heading2"/>
        <w:ind w:left="0"/>
        <w:rPr>
          <w:sz w:val="28"/>
          <w:szCs w:val="28"/>
        </w:rPr>
      </w:pPr>
      <w:bookmarkStart w:id="151" w:name="_Toc73242410"/>
      <w:r w:rsidRPr="00052D2A">
        <w:rPr>
          <w:sz w:val="28"/>
          <w:szCs w:val="28"/>
        </w:rPr>
        <w:lastRenderedPageBreak/>
        <w:t>6.1.2 Unit Testing</w:t>
      </w:r>
      <w:bookmarkEnd w:id="149"/>
      <w:bookmarkEnd w:id="151"/>
    </w:p>
    <w:bookmarkEnd w:id="150"/>
    <w:p w:rsidR="00501F29" w:rsidRPr="00052D2A" w:rsidRDefault="000D2D7B">
      <w:pPr>
        <w:spacing w:line="480" w:lineRule="auto"/>
        <w:rPr>
          <w:sz w:val="24"/>
          <w:szCs w:val="24"/>
        </w:rPr>
      </w:pPr>
      <w:r w:rsidRPr="00052D2A">
        <w:rPr>
          <w:sz w:val="24"/>
          <w:szCs w:val="24"/>
        </w:rPr>
        <w:t xml:space="preserve">In unit testing, all units of our system are tested and checked whether the system is according to the user needs or not. </w:t>
      </w:r>
    </w:p>
    <w:p w:rsidR="00501F29" w:rsidRPr="00052D2A" w:rsidRDefault="00501F29">
      <w:pPr>
        <w:spacing w:line="480" w:lineRule="auto"/>
        <w:rPr>
          <w:sz w:val="24"/>
          <w:szCs w:val="24"/>
        </w:rPr>
      </w:pPr>
    </w:p>
    <w:p w:rsidR="00501F29" w:rsidRPr="00052D2A" w:rsidRDefault="007364EC">
      <w:pPr>
        <w:keepNext/>
        <w:spacing w:line="480" w:lineRule="auto"/>
      </w:pPr>
      <w:r>
        <w:t xml:space="preserve">                                            </w:t>
      </w:r>
      <w:r w:rsidR="000D2D7B" w:rsidRPr="00052D2A">
        <w:rPr>
          <w:noProof/>
        </w:rPr>
        <w:drawing>
          <wp:inline distT="0" distB="0" distL="0" distR="0" wp14:anchorId="39BEBB32" wp14:editId="65204547">
            <wp:extent cx="2397125" cy="190881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397125" cy="1908810"/>
                    </a:xfrm>
                    <a:prstGeom prst="rect">
                      <a:avLst/>
                    </a:prstGeom>
                    <a:noFill/>
                    <a:ln>
                      <a:noFill/>
                    </a:ln>
                  </pic:spPr>
                </pic:pic>
              </a:graphicData>
            </a:graphic>
          </wp:inline>
        </w:drawing>
      </w:r>
    </w:p>
    <w:p w:rsidR="00501F29" w:rsidRPr="00052D2A" w:rsidRDefault="000D2D7B">
      <w:pPr>
        <w:pStyle w:val="Caption"/>
        <w:jc w:val="center"/>
        <w:rPr>
          <w:b/>
          <w:bCs/>
          <w:i w:val="0"/>
          <w:iCs w:val="0"/>
          <w:color w:val="000000" w:themeColor="text1"/>
          <w:sz w:val="24"/>
          <w:szCs w:val="24"/>
        </w:rPr>
      </w:pPr>
      <w:bookmarkStart w:id="152" w:name="_Toc71534440"/>
      <w:r w:rsidRPr="00052D2A">
        <w:rPr>
          <w:b/>
          <w:bCs/>
          <w:i w:val="0"/>
          <w:iCs w:val="0"/>
          <w:color w:val="000000" w:themeColor="text1"/>
        </w:rPr>
        <w:t>Figure 6.</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2</w:t>
      </w:r>
      <w:r w:rsidR="00115334" w:rsidRPr="00052D2A">
        <w:rPr>
          <w:b/>
          <w:bCs/>
          <w:i w:val="0"/>
          <w:iCs w:val="0"/>
          <w:color w:val="000000" w:themeColor="text1"/>
        </w:rPr>
        <w:fldChar w:fldCharType="end"/>
      </w:r>
      <w:r w:rsidRPr="00052D2A">
        <w:rPr>
          <w:b/>
          <w:bCs/>
          <w:i w:val="0"/>
          <w:iCs w:val="0"/>
          <w:color w:val="000000" w:themeColor="text1"/>
        </w:rPr>
        <w:t xml:space="preserve"> Unit Testing</w:t>
      </w:r>
      <w:bookmarkEnd w:id="152"/>
    </w:p>
    <w:p w:rsidR="00501F29" w:rsidRPr="00052D2A" w:rsidRDefault="00501F29">
      <w:pPr>
        <w:keepNext/>
      </w:pPr>
    </w:p>
    <w:p w:rsidR="00501F29" w:rsidRPr="00052D2A" w:rsidRDefault="00501F29">
      <w:pPr>
        <w:keepNext/>
      </w:pPr>
    </w:p>
    <w:p w:rsidR="00501F29" w:rsidRPr="00052D2A" w:rsidRDefault="000D2D7B">
      <w:pPr>
        <w:pStyle w:val="Heading4"/>
        <w:spacing w:line="480" w:lineRule="auto"/>
        <w:ind w:left="0" w:firstLine="0"/>
        <w:rPr>
          <w:i w:val="0"/>
          <w:color w:val="000000" w:themeColor="text1"/>
          <w:sz w:val="24"/>
          <w:szCs w:val="24"/>
        </w:rPr>
      </w:pPr>
      <w:bookmarkStart w:id="153" w:name="_Hlk57123670"/>
      <w:r w:rsidRPr="00052D2A">
        <w:rPr>
          <w:i w:val="0"/>
          <w:color w:val="000000" w:themeColor="text1"/>
          <w:sz w:val="24"/>
          <w:szCs w:val="24"/>
        </w:rPr>
        <w:t>6.1.2.1 Input image</w:t>
      </w:r>
    </w:p>
    <w:p w:rsidR="00501F29" w:rsidRPr="00052D2A" w:rsidRDefault="000D2D7B">
      <w:pPr>
        <w:spacing w:line="480" w:lineRule="auto"/>
        <w:jc w:val="both"/>
        <w:rPr>
          <w:sz w:val="24"/>
          <w:szCs w:val="24"/>
        </w:rPr>
      </w:pPr>
      <w:r w:rsidRPr="00052D2A">
        <w:rPr>
          <w:sz w:val="24"/>
          <w:szCs w:val="24"/>
        </w:rPr>
        <w:t>When the button ‘</w:t>
      </w:r>
      <w:r w:rsidRPr="00052D2A">
        <w:rPr>
          <w:i/>
          <w:iCs/>
          <w:sz w:val="24"/>
          <w:szCs w:val="24"/>
        </w:rPr>
        <w:t>Input image</w:t>
      </w:r>
      <w:r w:rsidRPr="00052D2A">
        <w:rPr>
          <w:sz w:val="24"/>
          <w:szCs w:val="24"/>
        </w:rPr>
        <w:t>’ is clicked then it opens the image directory. Any image from directory can be selected and uploaded on graphical user interface. The format of image must be .jpg format.</w:t>
      </w:r>
    </w:p>
    <w:p w:rsidR="00501F29" w:rsidRPr="00052D2A" w:rsidRDefault="00501F29">
      <w:pPr>
        <w:spacing w:line="480" w:lineRule="auto"/>
        <w:jc w:val="both"/>
        <w:rPr>
          <w:sz w:val="24"/>
          <w:szCs w:val="24"/>
        </w:rPr>
      </w:pPr>
    </w:p>
    <w:p w:rsidR="00501F29" w:rsidRPr="00052D2A" w:rsidRDefault="000D2D7B">
      <w:pPr>
        <w:pStyle w:val="Heading4"/>
        <w:spacing w:line="480" w:lineRule="auto"/>
        <w:ind w:left="0" w:firstLine="0"/>
        <w:rPr>
          <w:i w:val="0"/>
          <w:color w:val="000000" w:themeColor="text1"/>
          <w:sz w:val="24"/>
          <w:szCs w:val="24"/>
        </w:rPr>
      </w:pPr>
      <w:bookmarkStart w:id="154" w:name="_Hlk57123967"/>
      <w:r w:rsidRPr="00052D2A">
        <w:rPr>
          <w:i w:val="0"/>
          <w:color w:val="000000" w:themeColor="text1"/>
          <w:sz w:val="24"/>
          <w:szCs w:val="24"/>
        </w:rPr>
        <w:t>6.1.2.2 Preprocessing</w:t>
      </w:r>
    </w:p>
    <w:p w:rsidR="00501F29" w:rsidRPr="00052D2A" w:rsidRDefault="000D2D7B">
      <w:pPr>
        <w:spacing w:line="480" w:lineRule="auto"/>
        <w:rPr>
          <w:sz w:val="24"/>
          <w:szCs w:val="24"/>
        </w:rPr>
      </w:pPr>
      <w:r w:rsidRPr="00052D2A">
        <w:t xml:space="preserve">Five buttons named as </w:t>
      </w:r>
      <w:r w:rsidRPr="00052D2A">
        <w:rPr>
          <w:i/>
          <w:iCs/>
        </w:rPr>
        <w:t>‘</w:t>
      </w:r>
      <w:r w:rsidRPr="007364EC">
        <w:rPr>
          <w:i/>
          <w:iCs/>
          <w:sz w:val="24"/>
          <w:szCs w:val="24"/>
        </w:rPr>
        <w:t>image scaling’</w:t>
      </w:r>
      <w:r w:rsidRPr="007364EC">
        <w:rPr>
          <w:sz w:val="24"/>
          <w:szCs w:val="24"/>
        </w:rPr>
        <w:t>, ‘</w:t>
      </w:r>
      <w:r w:rsidRPr="007364EC">
        <w:rPr>
          <w:i/>
          <w:iCs/>
          <w:sz w:val="24"/>
          <w:szCs w:val="24"/>
        </w:rPr>
        <w:t>grey scale’</w:t>
      </w:r>
      <w:r w:rsidRPr="007364EC">
        <w:rPr>
          <w:sz w:val="24"/>
          <w:szCs w:val="24"/>
        </w:rPr>
        <w:t>, ‘</w:t>
      </w:r>
      <w:r w:rsidRPr="007364EC">
        <w:rPr>
          <w:i/>
          <w:iCs/>
          <w:sz w:val="24"/>
          <w:szCs w:val="24"/>
        </w:rPr>
        <w:t>image enhancement’</w:t>
      </w:r>
      <w:r w:rsidRPr="007364EC">
        <w:rPr>
          <w:sz w:val="24"/>
          <w:szCs w:val="24"/>
        </w:rPr>
        <w:t>, ‘</w:t>
      </w:r>
      <w:r w:rsidRPr="007364EC">
        <w:rPr>
          <w:i/>
          <w:iCs/>
          <w:sz w:val="24"/>
          <w:szCs w:val="24"/>
        </w:rPr>
        <w:t>median filter</w:t>
      </w:r>
      <w:r w:rsidRPr="007364EC">
        <w:rPr>
          <w:sz w:val="24"/>
          <w:szCs w:val="24"/>
        </w:rPr>
        <w:t>’ and ‘</w:t>
      </w:r>
      <w:proofErr w:type="spellStart"/>
      <w:r w:rsidRPr="007364EC">
        <w:rPr>
          <w:i/>
          <w:iCs/>
          <w:sz w:val="24"/>
          <w:szCs w:val="24"/>
        </w:rPr>
        <w:t>gaussian</w:t>
      </w:r>
      <w:proofErr w:type="spellEnd"/>
      <w:r w:rsidRPr="007364EC">
        <w:rPr>
          <w:i/>
          <w:iCs/>
          <w:sz w:val="24"/>
          <w:szCs w:val="24"/>
        </w:rPr>
        <w:t xml:space="preserve"> filter</w:t>
      </w:r>
      <w:r w:rsidRPr="007364EC">
        <w:rPr>
          <w:sz w:val="24"/>
          <w:szCs w:val="24"/>
        </w:rPr>
        <w:t>’</w:t>
      </w:r>
      <w:r w:rsidRPr="00052D2A">
        <w:rPr>
          <w:sz w:val="24"/>
          <w:szCs w:val="24"/>
        </w:rPr>
        <w:t xml:space="preserve"> are clicked in any order and image is free from noise. The format must be .jpg format.</w:t>
      </w:r>
    </w:p>
    <w:p w:rsidR="007364EC" w:rsidRDefault="007364EC">
      <w:pPr>
        <w:pStyle w:val="Heading4"/>
        <w:spacing w:line="480" w:lineRule="auto"/>
        <w:ind w:left="0" w:firstLine="0"/>
        <w:rPr>
          <w:i w:val="0"/>
          <w:color w:val="000000" w:themeColor="text1"/>
          <w:sz w:val="24"/>
          <w:szCs w:val="24"/>
        </w:rPr>
      </w:pPr>
      <w:bookmarkStart w:id="155" w:name="_Hlk57124954"/>
    </w:p>
    <w:p w:rsidR="00501F29" w:rsidRPr="00052D2A" w:rsidRDefault="000D2D7B">
      <w:pPr>
        <w:pStyle w:val="Heading4"/>
        <w:spacing w:line="480" w:lineRule="auto"/>
        <w:ind w:left="0" w:firstLine="0"/>
        <w:rPr>
          <w:i w:val="0"/>
          <w:color w:val="000000" w:themeColor="text1"/>
          <w:sz w:val="24"/>
          <w:szCs w:val="24"/>
        </w:rPr>
      </w:pPr>
      <w:r w:rsidRPr="00052D2A">
        <w:rPr>
          <w:i w:val="0"/>
          <w:color w:val="000000" w:themeColor="text1"/>
          <w:sz w:val="24"/>
          <w:szCs w:val="24"/>
        </w:rPr>
        <w:t>6.1.2.3 Prediction</w:t>
      </w:r>
    </w:p>
    <w:p w:rsidR="00501F29" w:rsidRPr="00052D2A" w:rsidRDefault="000D2D7B">
      <w:pPr>
        <w:spacing w:line="480" w:lineRule="auto"/>
      </w:pPr>
      <w:r w:rsidRPr="00052D2A">
        <w:t>When ‘</w:t>
      </w:r>
      <w:r w:rsidRPr="00052D2A">
        <w:rPr>
          <w:i/>
          <w:iCs/>
        </w:rPr>
        <w:t>prediction</w:t>
      </w:r>
      <w:r w:rsidRPr="00052D2A">
        <w:t>’ button is clicked, test image is compared with the trained model and result is predicted. The output image is in .jpg format.</w:t>
      </w:r>
    </w:p>
    <w:p w:rsidR="00501F29" w:rsidRPr="00052D2A" w:rsidRDefault="007364EC">
      <w:pPr>
        <w:keepNext/>
        <w:spacing w:line="480" w:lineRule="auto"/>
      </w:pPr>
      <w:r>
        <w:lastRenderedPageBreak/>
        <w:t xml:space="preserve">                                                  </w:t>
      </w:r>
      <w:r w:rsidR="000D2D7B" w:rsidRPr="00052D2A">
        <w:rPr>
          <w:noProof/>
        </w:rPr>
        <w:drawing>
          <wp:inline distT="0" distB="0" distL="0" distR="0" wp14:anchorId="69BA41AD" wp14:editId="29767A04">
            <wp:extent cx="2056765" cy="244983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66" cstate="print">
                      <a:extLst>
                        <a:ext uri="{28A0092B-C50C-407E-A947-70E740481C1C}">
                          <a14:useLocalDpi xmlns:a14="http://schemas.microsoft.com/office/drawing/2010/main" val="0"/>
                        </a:ext>
                      </a:extLst>
                    </a:blip>
                    <a:srcRect l="37243" t="27203" r="36942" b="18103"/>
                    <a:stretch>
                      <a:fillRect/>
                    </a:stretch>
                  </pic:blipFill>
                  <pic:spPr>
                    <a:xfrm>
                      <a:off x="0" y="0"/>
                      <a:ext cx="2064376" cy="2458940"/>
                    </a:xfrm>
                    <a:prstGeom prst="rect">
                      <a:avLst/>
                    </a:prstGeom>
                    <a:ln>
                      <a:noFill/>
                    </a:ln>
                  </pic:spPr>
                </pic:pic>
              </a:graphicData>
            </a:graphic>
          </wp:inline>
        </w:drawing>
      </w:r>
    </w:p>
    <w:p w:rsidR="00501F29" w:rsidRPr="00052D2A" w:rsidRDefault="000D2D7B">
      <w:pPr>
        <w:pStyle w:val="Caption"/>
        <w:jc w:val="center"/>
        <w:rPr>
          <w:b/>
          <w:bCs/>
          <w:i w:val="0"/>
          <w:iCs w:val="0"/>
          <w:color w:val="000000" w:themeColor="text1"/>
        </w:rPr>
      </w:pPr>
      <w:bookmarkStart w:id="156" w:name="_Toc71534441"/>
      <w:r w:rsidRPr="00052D2A">
        <w:rPr>
          <w:b/>
          <w:bCs/>
          <w:i w:val="0"/>
          <w:iCs w:val="0"/>
          <w:color w:val="000000" w:themeColor="text1"/>
        </w:rPr>
        <w:t>Figure 6.</w:t>
      </w:r>
      <w:r w:rsidR="00115334" w:rsidRPr="00052D2A">
        <w:rPr>
          <w:b/>
          <w:bCs/>
          <w:i w:val="0"/>
          <w:iCs w:val="0"/>
          <w:color w:val="000000" w:themeColor="text1"/>
        </w:rPr>
        <w:fldChar w:fldCharType="begin"/>
      </w:r>
      <w:r w:rsidRPr="00052D2A">
        <w:rPr>
          <w:b/>
          <w:bCs/>
          <w:i w:val="0"/>
          <w:iCs w:val="0"/>
          <w:color w:val="000000" w:themeColor="text1"/>
        </w:rPr>
        <w:instrText xml:space="preserve"> SEQ Figure \* ARABIC \s 1 </w:instrText>
      </w:r>
      <w:r w:rsidR="00115334" w:rsidRPr="00052D2A">
        <w:rPr>
          <w:b/>
          <w:bCs/>
          <w:i w:val="0"/>
          <w:iCs w:val="0"/>
          <w:color w:val="000000" w:themeColor="text1"/>
        </w:rPr>
        <w:fldChar w:fldCharType="separate"/>
      </w:r>
      <w:r w:rsidR="00052D2A" w:rsidRPr="00052D2A">
        <w:rPr>
          <w:b/>
          <w:bCs/>
          <w:i w:val="0"/>
          <w:iCs w:val="0"/>
          <w:noProof/>
          <w:color w:val="000000" w:themeColor="text1"/>
        </w:rPr>
        <w:t>3</w:t>
      </w:r>
      <w:r w:rsidR="00115334" w:rsidRPr="00052D2A">
        <w:rPr>
          <w:b/>
          <w:bCs/>
          <w:i w:val="0"/>
          <w:iCs w:val="0"/>
          <w:color w:val="000000" w:themeColor="text1"/>
        </w:rPr>
        <w:fldChar w:fldCharType="end"/>
      </w:r>
      <w:r w:rsidRPr="00052D2A">
        <w:rPr>
          <w:b/>
          <w:bCs/>
          <w:i w:val="0"/>
          <w:iCs w:val="0"/>
          <w:color w:val="000000" w:themeColor="text1"/>
        </w:rPr>
        <w:t xml:space="preserve"> Units of Project</w:t>
      </w:r>
      <w:bookmarkEnd w:id="156"/>
    </w:p>
    <w:p w:rsidR="00501F29" w:rsidRPr="00052D2A" w:rsidRDefault="00501F29">
      <w:pPr>
        <w:spacing w:line="480" w:lineRule="auto"/>
      </w:pPr>
    </w:p>
    <w:p w:rsidR="00501F29" w:rsidRPr="00052D2A" w:rsidRDefault="000D2D7B">
      <w:pPr>
        <w:pStyle w:val="Heading2"/>
        <w:ind w:left="0"/>
        <w:rPr>
          <w:sz w:val="28"/>
          <w:szCs w:val="28"/>
        </w:rPr>
      </w:pPr>
      <w:bookmarkStart w:id="157" w:name="_Toc61207334"/>
      <w:bookmarkStart w:id="158" w:name="_Toc73242411"/>
      <w:bookmarkStart w:id="159" w:name="_Hlk57125358"/>
      <w:r w:rsidRPr="00052D2A">
        <w:rPr>
          <w:sz w:val="28"/>
          <w:szCs w:val="28"/>
        </w:rPr>
        <w:t>6.1.3 Functional Testing</w:t>
      </w:r>
      <w:bookmarkEnd w:id="157"/>
      <w:bookmarkEnd w:id="158"/>
    </w:p>
    <w:bookmarkEnd w:id="159"/>
    <w:p w:rsidR="00501F29" w:rsidRPr="00052D2A" w:rsidRDefault="000D2D7B">
      <w:pPr>
        <w:spacing w:line="480" w:lineRule="auto"/>
        <w:jc w:val="both"/>
        <w:rPr>
          <w:sz w:val="24"/>
          <w:szCs w:val="24"/>
        </w:rPr>
      </w:pPr>
      <w:r w:rsidRPr="00052D2A">
        <w:rPr>
          <w:sz w:val="24"/>
          <w:szCs w:val="24"/>
        </w:rPr>
        <w:t xml:space="preserve">For functional testing, we generate the test cases. </w:t>
      </w:r>
    </w:p>
    <w:p w:rsidR="00501F29" w:rsidRPr="00052D2A" w:rsidRDefault="00501F29">
      <w:pPr>
        <w:jc w:val="both"/>
        <w:rPr>
          <w:sz w:val="24"/>
          <w:szCs w:val="24"/>
        </w:rPr>
      </w:pPr>
    </w:p>
    <w:p w:rsidR="00501F29" w:rsidRPr="00052D2A" w:rsidRDefault="000D2D7B">
      <w:pPr>
        <w:pStyle w:val="Heading4"/>
        <w:rPr>
          <w:b w:val="0"/>
          <w:bCs w:val="0"/>
          <w:color w:val="000000" w:themeColor="text1"/>
          <w:sz w:val="24"/>
          <w:szCs w:val="24"/>
        </w:rPr>
      </w:pPr>
      <w:r w:rsidRPr="00052D2A">
        <w:rPr>
          <w:color w:val="000000" w:themeColor="text1"/>
          <w:sz w:val="24"/>
          <w:szCs w:val="24"/>
        </w:rPr>
        <w:t>Test Case 1</w:t>
      </w:r>
    </w:p>
    <w:p w:rsidR="00501F29" w:rsidRPr="00052D2A" w:rsidRDefault="000D2D7B">
      <w:pPr>
        <w:keepNext/>
        <w:jc w:val="center"/>
        <w:rPr>
          <w:b/>
          <w:bCs/>
          <w:color w:val="000000" w:themeColor="text1"/>
        </w:rPr>
      </w:pPr>
      <w:bookmarkStart w:id="160" w:name="_Toc58755334"/>
      <w:bookmarkStart w:id="161" w:name="_Toc61207244"/>
      <w:bookmarkStart w:id="162" w:name="_Toc67489459"/>
      <w:r w:rsidRPr="00052D2A">
        <w:rPr>
          <w:b/>
          <w:bCs/>
          <w:color w:val="000000" w:themeColor="text1"/>
        </w:rPr>
        <w:t>Table 6</w:t>
      </w:r>
      <w:r w:rsidRPr="00052D2A">
        <w:rPr>
          <w:b/>
          <w:bCs/>
          <w:color w:val="000000" w:themeColor="text1"/>
        </w:rPr>
        <w:noBreakHyphen/>
      </w:r>
      <w:r w:rsidR="00115334" w:rsidRPr="00052D2A">
        <w:rPr>
          <w:b/>
          <w:bCs/>
          <w:color w:val="000000" w:themeColor="text1"/>
        </w:rPr>
        <w:fldChar w:fldCharType="begin"/>
      </w:r>
      <w:r w:rsidRPr="00052D2A">
        <w:rPr>
          <w:b/>
          <w:bCs/>
          <w:color w:val="000000" w:themeColor="text1"/>
        </w:rPr>
        <w:instrText xml:space="preserve"> SEQ Table \* ARABIC \s 1 </w:instrText>
      </w:r>
      <w:r w:rsidR="00115334" w:rsidRPr="00052D2A">
        <w:rPr>
          <w:b/>
          <w:bCs/>
          <w:color w:val="000000" w:themeColor="text1"/>
        </w:rPr>
        <w:fldChar w:fldCharType="separate"/>
      </w:r>
      <w:r w:rsidR="00052D2A" w:rsidRPr="00052D2A">
        <w:rPr>
          <w:b/>
          <w:bCs/>
          <w:noProof/>
          <w:color w:val="000000" w:themeColor="text1"/>
        </w:rPr>
        <w:t>1</w:t>
      </w:r>
      <w:r w:rsidR="00115334" w:rsidRPr="00052D2A">
        <w:rPr>
          <w:b/>
          <w:bCs/>
          <w:color w:val="000000" w:themeColor="text1"/>
        </w:rPr>
        <w:fldChar w:fldCharType="end"/>
      </w:r>
      <w:r w:rsidRPr="00052D2A">
        <w:rPr>
          <w:b/>
          <w:bCs/>
          <w:color w:val="000000" w:themeColor="text1"/>
        </w:rPr>
        <w:t xml:space="preserve"> I</w:t>
      </w:r>
      <w:bookmarkEnd w:id="160"/>
      <w:bookmarkEnd w:id="161"/>
      <w:r w:rsidRPr="00052D2A">
        <w:rPr>
          <w:b/>
          <w:bCs/>
          <w:color w:val="000000" w:themeColor="text1"/>
        </w:rPr>
        <w:t>nput image</w:t>
      </w:r>
      <w:bookmarkEnd w:id="162"/>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48DD4" w:themeFill="text2" w:themeFillTint="99"/>
        <w:tblLook w:val="04A0" w:firstRow="1" w:lastRow="0" w:firstColumn="1" w:lastColumn="0" w:noHBand="0" w:noVBand="1"/>
      </w:tblPr>
      <w:tblGrid>
        <w:gridCol w:w="1961"/>
        <w:gridCol w:w="1961"/>
        <w:gridCol w:w="1961"/>
        <w:gridCol w:w="1961"/>
        <w:gridCol w:w="1691"/>
      </w:tblGrid>
      <w:tr w:rsidR="00501F29" w:rsidRPr="00052D2A">
        <w:trPr>
          <w:trHeight w:val="717"/>
        </w:trPr>
        <w:tc>
          <w:tcPr>
            <w:tcW w:w="1961" w:type="dxa"/>
            <w:shd w:val="clear" w:color="auto" w:fill="548DD4" w:themeFill="text2" w:themeFillTint="99"/>
          </w:tcPr>
          <w:p w:rsidR="00501F29" w:rsidRPr="00052D2A" w:rsidRDefault="000D2D7B">
            <w:pPr>
              <w:spacing w:line="480" w:lineRule="auto"/>
              <w:rPr>
                <w:b/>
                <w:bCs/>
              </w:rPr>
            </w:pPr>
            <w:bookmarkStart w:id="163" w:name="_Hlk57125681"/>
            <w:r w:rsidRPr="00052D2A">
              <w:rPr>
                <w:b/>
                <w:bCs/>
              </w:rPr>
              <w:t>No.</w:t>
            </w:r>
          </w:p>
        </w:tc>
        <w:tc>
          <w:tcPr>
            <w:tcW w:w="1961" w:type="dxa"/>
            <w:shd w:val="clear" w:color="auto" w:fill="548DD4" w:themeFill="text2" w:themeFillTint="99"/>
          </w:tcPr>
          <w:p w:rsidR="00501F29" w:rsidRPr="00052D2A" w:rsidRDefault="000D2D7B">
            <w:pPr>
              <w:spacing w:line="480" w:lineRule="auto"/>
              <w:rPr>
                <w:b/>
                <w:bCs/>
              </w:rPr>
            </w:pPr>
            <w:r w:rsidRPr="00052D2A">
              <w:rPr>
                <w:b/>
                <w:bCs/>
              </w:rPr>
              <w:t>Test case</w:t>
            </w:r>
          </w:p>
        </w:tc>
        <w:tc>
          <w:tcPr>
            <w:tcW w:w="1961" w:type="dxa"/>
            <w:shd w:val="clear" w:color="auto" w:fill="548DD4" w:themeFill="text2" w:themeFillTint="99"/>
          </w:tcPr>
          <w:p w:rsidR="00501F29" w:rsidRPr="00052D2A" w:rsidRDefault="000D2D7B">
            <w:pPr>
              <w:spacing w:line="480" w:lineRule="auto"/>
              <w:rPr>
                <w:b/>
                <w:bCs/>
              </w:rPr>
            </w:pPr>
            <w:r w:rsidRPr="00052D2A">
              <w:rPr>
                <w:b/>
                <w:bCs/>
              </w:rPr>
              <w:t>Attribute and value</w:t>
            </w:r>
          </w:p>
        </w:tc>
        <w:tc>
          <w:tcPr>
            <w:tcW w:w="1961" w:type="dxa"/>
            <w:shd w:val="clear" w:color="auto" w:fill="548DD4" w:themeFill="text2" w:themeFillTint="99"/>
          </w:tcPr>
          <w:p w:rsidR="00501F29" w:rsidRPr="00052D2A" w:rsidRDefault="000D2D7B">
            <w:pPr>
              <w:spacing w:line="480" w:lineRule="auto"/>
              <w:rPr>
                <w:b/>
                <w:bCs/>
              </w:rPr>
            </w:pPr>
            <w:r w:rsidRPr="00052D2A">
              <w:rPr>
                <w:b/>
                <w:bCs/>
              </w:rPr>
              <w:t>Expected result</w:t>
            </w:r>
          </w:p>
        </w:tc>
        <w:tc>
          <w:tcPr>
            <w:tcW w:w="1691" w:type="dxa"/>
            <w:shd w:val="clear" w:color="auto" w:fill="548DD4" w:themeFill="text2" w:themeFillTint="99"/>
          </w:tcPr>
          <w:p w:rsidR="00501F29" w:rsidRPr="00052D2A" w:rsidRDefault="000D2D7B">
            <w:pPr>
              <w:spacing w:line="480" w:lineRule="auto"/>
              <w:rPr>
                <w:b/>
                <w:bCs/>
              </w:rPr>
            </w:pPr>
            <w:r w:rsidRPr="00052D2A">
              <w:rPr>
                <w:b/>
                <w:bCs/>
              </w:rPr>
              <w:t>Result</w:t>
            </w:r>
          </w:p>
        </w:tc>
      </w:tr>
      <w:tr w:rsidR="00501F29" w:rsidRPr="00052D2A">
        <w:trPr>
          <w:trHeight w:val="863"/>
        </w:trPr>
        <w:tc>
          <w:tcPr>
            <w:tcW w:w="1961" w:type="dxa"/>
            <w:shd w:val="clear" w:color="auto" w:fill="C6D9F1" w:themeFill="text2" w:themeFillTint="33"/>
          </w:tcPr>
          <w:p w:rsidR="00501F29" w:rsidRPr="00052D2A" w:rsidRDefault="000D2D7B">
            <w:pPr>
              <w:spacing w:line="480" w:lineRule="auto"/>
              <w:rPr>
                <w:sz w:val="24"/>
                <w:szCs w:val="24"/>
              </w:rPr>
            </w:pPr>
            <w:r w:rsidRPr="00052D2A">
              <w:rPr>
                <w:sz w:val="24"/>
                <w:szCs w:val="24"/>
              </w:rPr>
              <w:t>1</w:t>
            </w:r>
          </w:p>
        </w:tc>
        <w:tc>
          <w:tcPr>
            <w:tcW w:w="1961" w:type="dxa"/>
            <w:shd w:val="clear" w:color="auto" w:fill="C6D9F1" w:themeFill="text2" w:themeFillTint="33"/>
          </w:tcPr>
          <w:p w:rsidR="00501F29" w:rsidRPr="00052D2A" w:rsidRDefault="000D2D7B">
            <w:pPr>
              <w:spacing w:line="480" w:lineRule="auto"/>
              <w:rPr>
                <w:sz w:val="24"/>
                <w:szCs w:val="24"/>
              </w:rPr>
            </w:pPr>
            <w:r w:rsidRPr="00052D2A">
              <w:rPr>
                <w:sz w:val="24"/>
                <w:szCs w:val="24"/>
              </w:rPr>
              <w:t>Input image</w:t>
            </w:r>
          </w:p>
        </w:tc>
        <w:tc>
          <w:tcPr>
            <w:tcW w:w="1961"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is input from directory.</w:t>
            </w:r>
          </w:p>
        </w:tc>
        <w:tc>
          <w:tcPr>
            <w:tcW w:w="1961"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is displayed.</w:t>
            </w:r>
          </w:p>
        </w:tc>
        <w:tc>
          <w:tcPr>
            <w:tcW w:w="1691"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displayed.</w:t>
            </w:r>
          </w:p>
        </w:tc>
      </w:tr>
      <w:bookmarkEnd w:id="163"/>
    </w:tbl>
    <w:p w:rsidR="00501F29" w:rsidRPr="00052D2A" w:rsidRDefault="00501F29"/>
    <w:p w:rsidR="00501F29" w:rsidRPr="00052D2A" w:rsidRDefault="000D2D7B">
      <w:pPr>
        <w:pStyle w:val="Heading4"/>
        <w:rPr>
          <w:b w:val="0"/>
          <w:bCs w:val="0"/>
          <w:color w:val="000000" w:themeColor="text1"/>
          <w:sz w:val="24"/>
          <w:szCs w:val="24"/>
        </w:rPr>
      </w:pPr>
      <w:r w:rsidRPr="00052D2A">
        <w:rPr>
          <w:color w:val="000000" w:themeColor="text1"/>
          <w:sz w:val="24"/>
          <w:szCs w:val="24"/>
        </w:rPr>
        <w:t>Test Case 2</w:t>
      </w:r>
    </w:p>
    <w:p w:rsidR="00501F29" w:rsidRPr="00052D2A" w:rsidRDefault="000D2D7B">
      <w:pPr>
        <w:keepNext/>
        <w:jc w:val="center"/>
        <w:rPr>
          <w:b/>
          <w:bCs/>
          <w:color w:val="000000" w:themeColor="text1"/>
        </w:rPr>
      </w:pPr>
      <w:bookmarkStart w:id="164" w:name="_Toc67489460"/>
      <w:bookmarkStart w:id="165" w:name="_Toc58755335"/>
      <w:bookmarkStart w:id="166" w:name="_Toc61207245"/>
      <w:r w:rsidRPr="00052D2A">
        <w:rPr>
          <w:b/>
          <w:bCs/>
          <w:color w:val="000000" w:themeColor="text1"/>
        </w:rPr>
        <w:t>Table 6</w:t>
      </w:r>
      <w:r w:rsidRPr="00052D2A">
        <w:rPr>
          <w:b/>
          <w:bCs/>
          <w:color w:val="000000" w:themeColor="text1"/>
        </w:rPr>
        <w:noBreakHyphen/>
      </w:r>
      <w:r w:rsidR="00115334" w:rsidRPr="00052D2A">
        <w:rPr>
          <w:b/>
          <w:bCs/>
          <w:color w:val="000000" w:themeColor="text1"/>
        </w:rPr>
        <w:fldChar w:fldCharType="begin"/>
      </w:r>
      <w:r w:rsidRPr="00052D2A">
        <w:rPr>
          <w:b/>
          <w:bCs/>
          <w:color w:val="000000" w:themeColor="text1"/>
        </w:rPr>
        <w:instrText xml:space="preserve"> SEQ Table \* ARABIC \s 1 </w:instrText>
      </w:r>
      <w:r w:rsidR="00115334" w:rsidRPr="00052D2A">
        <w:rPr>
          <w:b/>
          <w:bCs/>
          <w:color w:val="000000" w:themeColor="text1"/>
        </w:rPr>
        <w:fldChar w:fldCharType="separate"/>
      </w:r>
      <w:r w:rsidR="00052D2A" w:rsidRPr="00052D2A">
        <w:rPr>
          <w:b/>
          <w:bCs/>
          <w:noProof/>
          <w:color w:val="000000" w:themeColor="text1"/>
        </w:rPr>
        <w:t>2</w:t>
      </w:r>
      <w:r w:rsidR="00115334" w:rsidRPr="00052D2A">
        <w:rPr>
          <w:b/>
          <w:bCs/>
          <w:color w:val="000000" w:themeColor="text1"/>
        </w:rPr>
        <w:fldChar w:fldCharType="end"/>
      </w:r>
      <w:r w:rsidRPr="00052D2A">
        <w:rPr>
          <w:b/>
          <w:bCs/>
          <w:color w:val="000000" w:themeColor="text1"/>
        </w:rPr>
        <w:t xml:space="preserve"> No image uploads</w:t>
      </w:r>
      <w:bookmarkEnd w:id="164"/>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1854"/>
        <w:gridCol w:w="1856"/>
        <w:gridCol w:w="1855"/>
        <w:gridCol w:w="1855"/>
      </w:tblGrid>
      <w:tr w:rsidR="00501F29" w:rsidRPr="00052D2A">
        <w:tc>
          <w:tcPr>
            <w:tcW w:w="1870" w:type="dxa"/>
            <w:shd w:val="clear" w:color="auto" w:fill="548DD4" w:themeFill="text2" w:themeFillTint="99"/>
          </w:tcPr>
          <w:p w:rsidR="00501F29" w:rsidRPr="00052D2A" w:rsidRDefault="000D2D7B">
            <w:pPr>
              <w:spacing w:line="480" w:lineRule="auto"/>
              <w:rPr>
                <w:b/>
                <w:bCs/>
              </w:rPr>
            </w:pPr>
            <w:bookmarkStart w:id="167" w:name="_Hlk57126533"/>
            <w:r w:rsidRPr="00052D2A">
              <w:rPr>
                <w:b/>
                <w:bCs/>
              </w:rPr>
              <w:t>No.</w:t>
            </w:r>
          </w:p>
        </w:tc>
        <w:tc>
          <w:tcPr>
            <w:tcW w:w="1870" w:type="dxa"/>
            <w:shd w:val="clear" w:color="auto" w:fill="548DD4" w:themeFill="text2" w:themeFillTint="99"/>
          </w:tcPr>
          <w:p w:rsidR="00501F29" w:rsidRPr="00052D2A" w:rsidRDefault="000D2D7B">
            <w:pPr>
              <w:spacing w:line="480" w:lineRule="auto"/>
              <w:rPr>
                <w:b/>
                <w:bCs/>
              </w:rPr>
            </w:pPr>
            <w:r w:rsidRPr="00052D2A">
              <w:rPr>
                <w:b/>
                <w:bCs/>
              </w:rPr>
              <w:t>Test case</w:t>
            </w:r>
          </w:p>
        </w:tc>
        <w:tc>
          <w:tcPr>
            <w:tcW w:w="1870" w:type="dxa"/>
            <w:shd w:val="clear" w:color="auto" w:fill="548DD4" w:themeFill="text2" w:themeFillTint="99"/>
          </w:tcPr>
          <w:p w:rsidR="00501F29" w:rsidRPr="00052D2A" w:rsidRDefault="000D2D7B">
            <w:pPr>
              <w:spacing w:line="480" w:lineRule="auto"/>
              <w:rPr>
                <w:b/>
                <w:bCs/>
              </w:rPr>
            </w:pPr>
            <w:r w:rsidRPr="00052D2A">
              <w:rPr>
                <w:b/>
                <w:bCs/>
              </w:rPr>
              <w:t>Attribute and value</w:t>
            </w:r>
          </w:p>
        </w:tc>
        <w:tc>
          <w:tcPr>
            <w:tcW w:w="1870" w:type="dxa"/>
            <w:shd w:val="clear" w:color="auto" w:fill="548DD4" w:themeFill="text2" w:themeFillTint="99"/>
          </w:tcPr>
          <w:p w:rsidR="00501F29" w:rsidRPr="00052D2A" w:rsidRDefault="000D2D7B">
            <w:pPr>
              <w:spacing w:line="480" w:lineRule="auto"/>
              <w:rPr>
                <w:b/>
                <w:bCs/>
              </w:rPr>
            </w:pPr>
            <w:r w:rsidRPr="00052D2A">
              <w:rPr>
                <w:b/>
                <w:bCs/>
              </w:rPr>
              <w:t>Expected result</w:t>
            </w:r>
          </w:p>
        </w:tc>
        <w:tc>
          <w:tcPr>
            <w:tcW w:w="1870" w:type="dxa"/>
            <w:shd w:val="clear" w:color="auto" w:fill="548DD4" w:themeFill="text2" w:themeFillTint="99"/>
          </w:tcPr>
          <w:p w:rsidR="00501F29" w:rsidRPr="00052D2A" w:rsidRDefault="000D2D7B">
            <w:pPr>
              <w:spacing w:line="480" w:lineRule="auto"/>
              <w:rPr>
                <w:b/>
                <w:bCs/>
              </w:rPr>
            </w:pPr>
            <w:r w:rsidRPr="00052D2A">
              <w:rPr>
                <w:b/>
                <w:bCs/>
              </w:rPr>
              <w:t>Result</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2</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No Image uploads.</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If button pressed without image upload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Error message.</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Error message.</w:t>
            </w:r>
          </w:p>
        </w:tc>
      </w:tr>
      <w:bookmarkEnd w:id="167"/>
    </w:tbl>
    <w:p w:rsidR="00501F29" w:rsidRPr="00052D2A" w:rsidRDefault="00501F29"/>
    <w:p w:rsidR="00501F29" w:rsidRPr="00052D2A" w:rsidRDefault="00501F29">
      <w:pPr>
        <w:pStyle w:val="Heading4"/>
        <w:rPr>
          <w:color w:val="000000" w:themeColor="text1"/>
          <w:sz w:val="24"/>
          <w:szCs w:val="24"/>
        </w:rPr>
      </w:pPr>
    </w:p>
    <w:p w:rsidR="00501F29" w:rsidRPr="00052D2A" w:rsidRDefault="00501F29">
      <w:pPr>
        <w:pStyle w:val="Heading4"/>
        <w:rPr>
          <w:color w:val="000000" w:themeColor="text1"/>
          <w:sz w:val="24"/>
          <w:szCs w:val="24"/>
        </w:rPr>
      </w:pPr>
    </w:p>
    <w:p w:rsidR="00501F29" w:rsidRPr="00052D2A" w:rsidRDefault="00501F29">
      <w:pPr>
        <w:pStyle w:val="Heading4"/>
        <w:rPr>
          <w:color w:val="000000" w:themeColor="text1"/>
          <w:sz w:val="24"/>
          <w:szCs w:val="24"/>
        </w:rPr>
      </w:pPr>
    </w:p>
    <w:p w:rsidR="00501F29" w:rsidRPr="00052D2A" w:rsidRDefault="00501F29">
      <w:pPr>
        <w:pStyle w:val="Heading4"/>
        <w:rPr>
          <w:color w:val="000000" w:themeColor="text1"/>
          <w:sz w:val="24"/>
          <w:szCs w:val="24"/>
        </w:rPr>
      </w:pPr>
    </w:p>
    <w:p w:rsidR="00501F29" w:rsidRPr="00052D2A" w:rsidRDefault="00501F29">
      <w:pPr>
        <w:pStyle w:val="Heading4"/>
        <w:rPr>
          <w:color w:val="000000" w:themeColor="text1"/>
          <w:sz w:val="24"/>
          <w:szCs w:val="24"/>
        </w:rPr>
      </w:pPr>
    </w:p>
    <w:p w:rsidR="00501F29" w:rsidRPr="00052D2A" w:rsidRDefault="00501F29">
      <w:pPr>
        <w:pStyle w:val="Heading4"/>
        <w:rPr>
          <w:color w:val="000000" w:themeColor="text1"/>
          <w:sz w:val="24"/>
          <w:szCs w:val="24"/>
        </w:rPr>
      </w:pPr>
    </w:p>
    <w:p w:rsidR="00501F29" w:rsidRPr="00052D2A" w:rsidRDefault="000D2D7B">
      <w:pPr>
        <w:pStyle w:val="Heading4"/>
        <w:ind w:left="0" w:firstLine="0"/>
        <w:rPr>
          <w:b w:val="0"/>
          <w:bCs w:val="0"/>
          <w:color w:val="000000" w:themeColor="text1"/>
          <w:sz w:val="24"/>
          <w:szCs w:val="24"/>
        </w:rPr>
      </w:pPr>
      <w:r w:rsidRPr="00052D2A">
        <w:rPr>
          <w:color w:val="000000" w:themeColor="text1"/>
          <w:sz w:val="24"/>
          <w:szCs w:val="24"/>
        </w:rPr>
        <w:t>Test Case 3</w:t>
      </w:r>
    </w:p>
    <w:p w:rsidR="00501F29" w:rsidRPr="00052D2A" w:rsidRDefault="000D2D7B">
      <w:pPr>
        <w:keepNext/>
        <w:jc w:val="center"/>
        <w:rPr>
          <w:b/>
          <w:bCs/>
          <w:color w:val="000000" w:themeColor="text1"/>
        </w:rPr>
      </w:pPr>
      <w:bookmarkStart w:id="168" w:name="_Toc67489461"/>
      <w:bookmarkStart w:id="169" w:name="_Toc61207246"/>
      <w:bookmarkStart w:id="170" w:name="_Toc58755336"/>
      <w:r w:rsidRPr="00052D2A">
        <w:rPr>
          <w:b/>
          <w:bCs/>
          <w:color w:val="000000" w:themeColor="text1"/>
        </w:rPr>
        <w:t>Table 6</w:t>
      </w:r>
      <w:r w:rsidRPr="00052D2A">
        <w:rPr>
          <w:b/>
          <w:bCs/>
          <w:color w:val="000000" w:themeColor="text1"/>
        </w:rPr>
        <w:noBreakHyphen/>
      </w:r>
      <w:r w:rsidR="00115334" w:rsidRPr="00052D2A">
        <w:rPr>
          <w:b/>
          <w:bCs/>
          <w:color w:val="000000" w:themeColor="text1"/>
        </w:rPr>
        <w:fldChar w:fldCharType="begin"/>
      </w:r>
      <w:r w:rsidRPr="00052D2A">
        <w:rPr>
          <w:b/>
          <w:bCs/>
          <w:color w:val="000000" w:themeColor="text1"/>
        </w:rPr>
        <w:instrText xml:space="preserve"> SEQ Table \* ARABIC \s 1 </w:instrText>
      </w:r>
      <w:r w:rsidR="00115334" w:rsidRPr="00052D2A">
        <w:rPr>
          <w:b/>
          <w:bCs/>
          <w:color w:val="000000" w:themeColor="text1"/>
        </w:rPr>
        <w:fldChar w:fldCharType="separate"/>
      </w:r>
      <w:r w:rsidR="00052D2A" w:rsidRPr="00052D2A">
        <w:rPr>
          <w:b/>
          <w:bCs/>
          <w:noProof/>
          <w:color w:val="000000" w:themeColor="text1"/>
        </w:rPr>
        <w:t>3</w:t>
      </w:r>
      <w:r w:rsidR="00115334" w:rsidRPr="00052D2A">
        <w:rPr>
          <w:b/>
          <w:bCs/>
          <w:color w:val="000000" w:themeColor="text1"/>
        </w:rPr>
        <w:fldChar w:fldCharType="end"/>
      </w:r>
      <w:r w:rsidRPr="00052D2A">
        <w:rPr>
          <w:b/>
          <w:bCs/>
          <w:color w:val="000000" w:themeColor="text1"/>
        </w:rPr>
        <w:t xml:space="preserve"> Preprocessing</w:t>
      </w:r>
      <w:bookmarkEnd w:id="168"/>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63"/>
        <w:gridCol w:w="1853"/>
        <w:gridCol w:w="1854"/>
        <w:gridCol w:w="1854"/>
      </w:tblGrid>
      <w:tr w:rsidR="00501F29" w:rsidRPr="00052D2A">
        <w:tc>
          <w:tcPr>
            <w:tcW w:w="1870" w:type="dxa"/>
            <w:shd w:val="clear" w:color="auto" w:fill="548DD4" w:themeFill="text2" w:themeFillTint="99"/>
          </w:tcPr>
          <w:p w:rsidR="00501F29" w:rsidRPr="00052D2A" w:rsidRDefault="000D2D7B">
            <w:pPr>
              <w:spacing w:line="480" w:lineRule="auto"/>
              <w:rPr>
                <w:b/>
                <w:bCs/>
              </w:rPr>
            </w:pPr>
            <w:bookmarkStart w:id="171" w:name="_Hlk57126252"/>
            <w:r w:rsidRPr="00052D2A">
              <w:rPr>
                <w:b/>
                <w:bCs/>
              </w:rPr>
              <w:t>No.</w:t>
            </w:r>
          </w:p>
        </w:tc>
        <w:tc>
          <w:tcPr>
            <w:tcW w:w="1870" w:type="dxa"/>
            <w:shd w:val="clear" w:color="auto" w:fill="548DD4" w:themeFill="text2" w:themeFillTint="99"/>
          </w:tcPr>
          <w:p w:rsidR="00501F29" w:rsidRPr="00052D2A" w:rsidRDefault="000D2D7B">
            <w:pPr>
              <w:spacing w:line="480" w:lineRule="auto"/>
              <w:rPr>
                <w:b/>
                <w:bCs/>
              </w:rPr>
            </w:pPr>
            <w:r w:rsidRPr="00052D2A">
              <w:rPr>
                <w:b/>
                <w:bCs/>
              </w:rPr>
              <w:t>Test case</w:t>
            </w:r>
          </w:p>
        </w:tc>
        <w:tc>
          <w:tcPr>
            <w:tcW w:w="1870" w:type="dxa"/>
            <w:shd w:val="clear" w:color="auto" w:fill="548DD4" w:themeFill="text2" w:themeFillTint="99"/>
          </w:tcPr>
          <w:p w:rsidR="00501F29" w:rsidRPr="00052D2A" w:rsidRDefault="000D2D7B">
            <w:pPr>
              <w:spacing w:line="480" w:lineRule="auto"/>
              <w:rPr>
                <w:b/>
                <w:bCs/>
              </w:rPr>
            </w:pPr>
            <w:r w:rsidRPr="00052D2A">
              <w:rPr>
                <w:b/>
                <w:bCs/>
              </w:rPr>
              <w:t>Attribute and value</w:t>
            </w:r>
          </w:p>
        </w:tc>
        <w:tc>
          <w:tcPr>
            <w:tcW w:w="1870" w:type="dxa"/>
            <w:shd w:val="clear" w:color="auto" w:fill="548DD4" w:themeFill="text2" w:themeFillTint="99"/>
          </w:tcPr>
          <w:p w:rsidR="00501F29" w:rsidRPr="00052D2A" w:rsidRDefault="000D2D7B">
            <w:pPr>
              <w:spacing w:line="480" w:lineRule="auto"/>
              <w:rPr>
                <w:b/>
                <w:bCs/>
              </w:rPr>
            </w:pPr>
            <w:r w:rsidRPr="00052D2A">
              <w:rPr>
                <w:b/>
                <w:bCs/>
              </w:rPr>
              <w:t>Expected result</w:t>
            </w:r>
          </w:p>
        </w:tc>
        <w:tc>
          <w:tcPr>
            <w:tcW w:w="1870" w:type="dxa"/>
            <w:shd w:val="clear" w:color="auto" w:fill="548DD4" w:themeFill="text2" w:themeFillTint="99"/>
          </w:tcPr>
          <w:p w:rsidR="00501F29" w:rsidRPr="00052D2A" w:rsidRDefault="000D2D7B">
            <w:pPr>
              <w:spacing w:line="480" w:lineRule="auto"/>
              <w:rPr>
                <w:b/>
                <w:bCs/>
              </w:rPr>
            </w:pPr>
            <w:r w:rsidRPr="00052D2A">
              <w:rPr>
                <w:b/>
                <w:bCs/>
              </w:rPr>
              <w:t>Result</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1</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Scaling</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Test image present in folder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scaled and displayed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scaled and displayed</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2</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Greyscale</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Test image present in folder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displayed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greyscale and displayed</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3</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Enhancement</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Test image present in folder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displayed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enhanced and displayed</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4</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Median Filter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Test image present in folder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displayed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noise removed and displayed</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5</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Gaussian Filter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Test image present in folder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displayed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noise removed and displayed</w:t>
            </w:r>
          </w:p>
        </w:tc>
      </w:tr>
      <w:bookmarkEnd w:id="171"/>
    </w:tbl>
    <w:p w:rsidR="00501F29" w:rsidRPr="00052D2A" w:rsidRDefault="00501F29"/>
    <w:p w:rsidR="00501F29" w:rsidRPr="00052D2A" w:rsidRDefault="00501F29">
      <w:pPr>
        <w:pStyle w:val="Heading4"/>
        <w:rPr>
          <w:color w:val="000000" w:themeColor="text1"/>
          <w:sz w:val="24"/>
          <w:szCs w:val="24"/>
        </w:rPr>
      </w:pPr>
    </w:p>
    <w:p w:rsidR="00501F29" w:rsidRDefault="00501F29">
      <w:pPr>
        <w:pStyle w:val="Heading4"/>
        <w:rPr>
          <w:color w:val="000000" w:themeColor="text1"/>
          <w:sz w:val="24"/>
          <w:szCs w:val="24"/>
        </w:rPr>
      </w:pPr>
    </w:p>
    <w:p w:rsidR="007364EC" w:rsidRDefault="007364EC" w:rsidP="007364EC"/>
    <w:p w:rsidR="007364EC" w:rsidRDefault="007364EC" w:rsidP="007364EC"/>
    <w:p w:rsidR="007364EC" w:rsidRDefault="007364EC" w:rsidP="007364EC"/>
    <w:p w:rsidR="007364EC" w:rsidRDefault="007364EC" w:rsidP="007364EC"/>
    <w:p w:rsidR="007364EC" w:rsidRDefault="007364EC" w:rsidP="007364EC"/>
    <w:p w:rsidR="007364EC" w:rsidRDefault="007364EC" w:rsidP="007364EC"/>
    <w:p w:rsidR="007364EC" w:rsidRDefault="007364EC" w:rsidP="007364EC"/>
    <w:p w:rsidR="007364EC" w:rsidRDefault="007364EC" w:rsidP="007364EC"/>
    <w:p w:rsidR="007364EC" w:rsidRDefault="007364EC" w:rsidP="007364EC"/>
    <w:p w:rsidR="007364EC" w:rsidRPr="007364EC" w:rsidRDefault="007364EC" w:rsidP="007364EC"/>
    <w:p w:rsidR="00501F29" w:rsidRPr="00052D2A" w:rsidRDefault="000D2D7B">
      <w:pPr>
        <w:pStyle w:val="Heading4"/>
        <w:rPr>
          <w:b w:val="0"/>
          <w:bCs w:val="0"/>
          <w:color w:val="000000" w:themeColor="text1"/>
          <w:sz w:val="24"/>
          <w:szCs w:val="24"/>
        </w:rPr>
      </w:pPr>
      <w:r w:rsidRPr="00052D2A">
        <w:rPr>
          <w:color w:val="000000" w:themeColor="text1"/>
          <w:sz w:val="24"/>
          <w:szCs w:val="24"/>
        </w:rPr>
        <w:lastRenderedPageBreak/>
        <w:t>Test Case 4</w:t>
      </w:r>
    </w:p>
    <w:p w:rsidR="00501F29" w:rsidRPr="00052D2A" w:rsidRDefault="000D2D7B">
      <w:pPr>
        <w:pStyle w:val="Caption"/>
        <w:keepNext/>
        <w:jc w:val="center"/>
        <w:rPr>
          <w:b/>
          <w:bCs/>
          <w:i w:val="0"/>
          <w:iCs w:val="0"/>
          <w:color w:val="000000" w:themeColor="text1"/>
          <w:sz w:val="22"/>
          <w:szCs w:val="22"/>
        </w:rPr>
      </w:pPr>
      <w:bookmarkStart w:id="172" w:name="_Toc58755337"/>
      <w:bookmarkStart w:id="173" w:name="_Toc61207247"/>
      <w:bookmarkStart w:id="174" w:name="_Toc67489462"/>
      <w:r w:rsidRPr="00052D2A">
        <w:rPr>
          <w:b/>
          <w:bCs/>
          <w:i w:val="0"/>
          <w:iCs w:val="0"/>
          <w:color w:val="000000" w:themeColor="text1"/>
          <w:sz w:val="22"/>
          <w:szCs w:val="22"/>
        </w:rPr>
        <w:t>Table 6</w:t>
      </w:r>
      <w:r w:rsidRPr="00052D2A">
        <w:rPr>
          <w:b/>
          <w:bCs/>
          <w:i w:val="0"/>
          <w:iCs w:val="0"/>
          <w:color w:val="000000" w:themeColor="text1"/>
          <w:sz w:val="22"/>
          <w:szCs w:val="22"/>
        </w:rPr>
        <w:noBreakHyphen/>
      </w:r>
      <w:r w:rsidR="00115334" w:rsidRPr="00052D2A">
        <w:rPr>
          <w:b/>
          <w:bCs/>
          <w:i w:val="0"/>
          <w:iCs w:val="0"/>
          <w:color w:val="000000" w:themeColor="text1"/>
          <w:sz w:val="22"/>
          <w:szCs w:val="22"/>
        </w:rPr>
        <w:fldChar w:fldCharType="begin"/>
      </w:r>
      <w:r w:rsidRPr="00052D2A">
        <w:rPr>
          <w:b/>
          <w:bCs/>
          <w:i w:val="0"/>
          <w:iCs w:val="0"/>
          <w:color w:val="000000" w:themeColor="text1"/>
          <w:sz w:val="22"/>
          <w:szCs w:val="22"/>
        </w:rPr>
        <w:instrText xml:space="preserve"> SEQ Table \* ARABIC \s 1 </w:instrText>
      </w:r>
      <w:r w:rsidR="00115334" w:rsidRPr="00052D2A">
        <w:rPr>
          <w:b/>
          <w:bCs/>
          <w:i w:val="0"/>
          <w:iCs w:val="0"/>
          <w:color w:val="000000" w:themeColor="text1"/>
          <w:sz w:val="22"/>
          <w:szCs w:val="22"/>
        </w:rPr>
        <w:fldChar w:fldCharType="separate"/>
      </w:r>
      <w:r w:rsidR="00052D2A" w:rsidRPr="00052D2A">
        <w:rPr>
          <w:b/>
          <w:bCs/>
          <w:i w:val="0"/>
          <w:iCs w:val="0"/>
          <w:noProof/>
          <w:color w:val="000000" w:themeColor="text1"/>
          <w:sz w:val="22"/>
          <w:szCs w:val="22"/>
        </w:rPr>
        <w:t>4</w:t>
      </w:r>
      <w:r w:rsidR="00115334" w:rsidRPr="00052D2A">
        <w:rPr>
          <w:b/>
          <w:bCs/>
          <w:i w:val="0"/>
          <w:iCs w:val="0"/>
          <w:color w:val="000000" w:themeColor="text1"/>
          <w:sz w:val="22"/>
          <w:szCs w:val="22"/>
        </w:rPr>
        <w:fldChar w:fldCharType="end"/>
      </w:r>
      <w:bookmarkEnd w:id="172"/>
      <w:bookmarkEnd w:id="173"/>
      <w:r w:rsidRPr="00052D2A">
        <w:rPr>
          <w:b/>
          <w:bCs/>
          <w:i w:val="0"/>
          <w:iCs w:val="0"/>
          <w:color w:val="000000" w:themeColor="text1"/>
          <w:sz w:val="22"/>
          <w:szCs w:val="22"/>
        </w:rPr>
        <w:t>Prediction</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1857"/>
        <w:gridCol w:w="1855"/>
        <w:gridCol w:w="1855"/>
        <w:gridCol w:w="1855"/>
      </w:tblGrid>
      <w:tr w:rsidR="00501F29" w:rsidRPr="00052D2A">
        <w:tc>
          <w:tcPr>
            <w:tcW w:w="1870" w:type="dxa"/>
            <w:shd w:val="clear" w:color="auto" w:fill="548DD4" w:themeFill="text2" w:themeFillTint="99"/>
          </w:tcPr>
          <w:p w:rsidR="00501F29" w:rsidRPr="00052D2A" w:rsidRDefault="000D2D7B">
            <w:pPr>
              <w:spacing w:line="480" w:lineRule="auto"/>
              <w:rPr>
                <w:b/>
                <w:bCs/>
              </w:rPr>
            </w:pPr>
            <w:bookmarkStart w:id="175" w:name="_Hlk57127031"/>
            <w:r w:rsidRPr="00052D2A">
              <w:rPr>
                <w:b/>
                <w:bCs/>
              </w:rPr>
              <w:t>No.</w:t>
            </w:r>
          </w:p>
        </w:tc>
        <w:tc>
          <w:tcPr>
            <w:tcW w:w="1870" w:type="dxa"/>
            <w:shd w:val="clear" w:color="auto" w:fill="548DD4" w:themeFill="text2" w:themeFillTint="99"/>
          </w:tcPr>
          <w:p w:rsidR="00501F29" w:rsidRPr="00052D2A" w:rsidRDefault="000D2D7B">
            <w:pPr>
              <w:spacing w:line="480" w:lineRule="auto"/>
              <w:rPr>
                <w:b/>
                <w:bCs/>
              </w:rPr>
            </w:pPr>
            <w:r w:rsidRPr="00052D2A">
              <w:rPr>
                <w:b/>
                <w:bCs/>
              </w:rPr>
              <w:t>Test case</w:t>
            </w:r>
          </w:p>
        </w:tc>
        <w:tc>
          <w:tcPr>
            <w:tcW w:w="1870" w:type="dxa"/>
            <w:shd w:val="clear" w:color="auto" w:fill="548DD4" w:themeFill="text2" w:themeFillTint="99"/>
          </w:tcPr>
          <w:p w:rsidR="00501F29" w:rsidRPr="00052D2A" w:rsidRDefault="000D2D7B">
            <w:pPr>
              <w:spacing w:line="480" w:lineRule="auto"/>
              <w:rPr>
                <w:b/>
                <w:bCs/>
              </w:rPr>
            </w:pPr>
            <w:r w:rsidRPr="00052D2A">
              <w:rPr>
                <w:b/>
                <w:bCs/>
              </w:rPr>
              <w:t>Attribute and value</w:t>
            </w:r>
          </w:p>
        </w:tc>
        <w:tc>
          <w:tcPr>
            <w:tcW w:w="1870" w:type="dxa"/>
            <w:shd w:val="clear" w:color="auto" w:fill="548DD4" w:themeFill="text2" w:themeFillTint="99"/>
          </w:tcPr>
          <w:p w:rsidR="00501F29" w:rsidRPr="00052D2A" w:rsidRDefault="000D2D7B">
            <w:pPr>
              <w:spacing w:line="480" w:lineRule="auto"/>
              <w:rPr>
                <w:b/>
                <w:bCs/>
              </w:rPr>
            </w:pPr>
            <w:r w:rsidRPr="00052D2A">
              <w:rPr>
                <w:b/>
                <w:bCs/>
              </w:rPr>
              <w:t>Expected result</w:t>
            </w:r>
          </w:p>
        </w:tc>
        <w:tc>
          <w:tcPr>
            <w:tcW w:w="1870" w:type="dxa"/>
            <w:shd w:val="clear" w:color="auto" w:fill="548DD4" w:themeFill="text2" w:themeFillTint="99"/>
          </w:tcPr>
          <w:p w:rsidR="00501F29" w:rsidRPr="00052D2A" w:rsidRDefault="000D2D7B">
            <w:pPr>
              <w:spacing w:line="480" w:lineRule="auto"/>
              <w:rPr>
                <w:b/>
                <w:bCs/>
              </w:rPr>
            </w:pPr>
            <w:r w:rsidRPr="00052D2A">
              <w:rPr>
                <w:b/>
                <w:bCs/>
              </w:rPr>
              <w:t>Result</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6</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Prediction</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Input image matched with trained load model.</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Predicted the tumor label</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 xml:space="preserve">Image label predicted </w:t>
            </w:r>
          </w:p>
        </w:tc>
      </w:tr>
      <w:bookmarkEnd w:id="175"/>
    </w:tbl>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501F29"/>
    <w:p w:rsidR="00501F29" w:rsidRPr="00052D2A" w:rsidRDefault="000D2D7B">
      <w:pPr>
        <w:pStyle w:val="Heading4"/>
        <w:rPr>
          <w:b w:val="0"/>
          <w:bCs w:val="0"/>
          <w:color w:val="000000" w:themeColor="text1"/>
          <w:sz w:val="24"/>
          <w:szCs w:val="24"/>
        </w:rPr>
      </w:pPr>
      <w:r w:rsidRPr="00052D2A">
        <w:rPr>
          <w:color w:val="000000" w:themeColor="text1"/>
          <w:sz w:val="24"/>
          <w:szCs w:val="24"/>
        </w:rPr>
        <w:t>Test Case 5</w:t>
      </w:r>
    </w:p>
    <w:p w:rsidR="00501F29" w:rsidRPr="00052D2A" w:rsidRDefault="000D2D7B">
      <w:pPr>
        <w:pStyle w:val="Caption"/>
        <w:keepNext/>
        <w:jc w:val="center"/>
        <w:rPr>
          <w:b/>
          <w:bCs/>
          <w:i w:val="0"/>
          <w:iCs w:val="0"/>
          <w:color w:val="000000" w:themeColor="text1"/>
          <w:sz w:val="22"/>
          <w:szCs w:val="22"/>
        </w:rPr>
      </w:pPr>
      <w:bookmarkStart w:id="176" w:name="_Toc61207248"/>
      <w:bookmarkStart w:id="177" w:name="_Toc67489463"/>
      <w:bookmarkStart w:id="178" w:name="_Toc58755338"/>
      <w:r w:rsidRPr="00052D2A">
        <w:rPr>
          <w:b/>
          <w:bCs/>
          <w:i w:val="0"/>
          <w:iCs w:val="0"/>
          <w:color w:val="000000" w:themeColor="text1"/>
          <w:sz w:val="22"/>
          <w:szCs w:val="22"/>
        </w:rPr>
        <w:t>Table 6</w:t>
      </w:r>
      <w:r w:rsidRPr="00052D2A">
        <w:rPr>
          <w:b/>
          <w:bCs/>
          <w:i w:val="0"/>
          <w:iCs w:val="0"/>
          <w:color w:val="000000" w:themeColor="text1"/>
          <w:sz w:val="22"/>
          <w:szCs w:val="22"/>
        </w:rPr>
        <w:noBreakHyphen/>
      </w:r>
      <w:r w:rsidR="00115334" w:rsidRPr="00052D2A">
        <w:rPr>
          <w:b/>
          <w:bCs/>
          <w:i w:val="0"/>
          <w:iCs w:val="0"/>
          <w:color w:val="000000" w:themeColor="text1"/>
          <w:sz w:val="22"/>
          <w:szCs w:val="22"/>
        </w:rPr>
        <w:fldChar w:fldCharType="begin"/>
      </w:r>
      <w:r w:rsidRPr="00052D2A">
        <w:rPr>
          <w:b/>
          <w:bCs/>
          <w:i w:val="0"/>
          <w:iCs w:val="0"/>
          <w:color w:val="000000" w:themeColor="text1"/>
          <w:sz w:val="22"/>
          <w:szCs w:val="22"/>
        </w:rPr>
        <w:instrText xml:space="preserve"> SEQ Table \* ARABIC \s 1 </w:instrText>
      </w:r>
      <w:r w:rsidR="00115334" w:rsidRPr="00052D2A">
        <w:rPr>
          <w:b/>
          <w:bCs/>
          <w:i w:val="0"/>
          <w:iCs w:val="0"/>
          <w:color w:val="000000" w:themeColor="text1"/>
          <w:sz w:val="22"/>
          <w:szCs w:val="22"/>
        </w:rPr>
        <w:fldChar w:fldCharType="separate"/>
      </w:r>
      <w:r w:rsidR="00052D2A" w:rsidRPr="00052D2A">
        <w:rPr>
          <w:b/>
          <w:bCs/>
          <w:i w:val="0"/>
          <w:iCs w:val="0"/>
          <w:noProof/>
          <w:color w:val="000000" w:themeColor="text1"/>
          <w:sz w:val="22"/>
          <w:szCs w:val="22"/>
        </w:rPr>
        <w:t>5</w:t>
      </w:r>
      <w:r w:rsidR="00115334" w:rsidRPr="00052D2A">
        <w:rPr>
          <w:b/>
          <w:bCs/>
          <w:i w:val="0"/>
          <w:iCs w:val="0"/>
          <w:color w:val="000000" w:themeColor="text1"/>
          <w:sz w:val="22"/>
          <w:szCs w:val="22"/>
        </w:rPr>
        <w:fldChar w:fldCharType="end"/>
      </w:r>
      <w:r w:rsidRPr="00052D2A">
        <w:rPr>
          <w:b/>
          <w:bCs/>
          <w:i w:val="0"/>
          <w:iCs w:val="0"/>
          <w:color w:val="000000" w:themeColor="text1"/>
          <w:sz w:val="22"/>
          <w:szCs w:val="22"/>
        </w:rPr>
        <w:t xml:space="preserve"> No Tumor</w:t>
      </w:r>
      <w:bookmarkEnd w:id="176"/>
      <w:bookmarkEnd w:id="177"/>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851"/>
        <w:gridCol w:w="1856"/>
        <w:gridCol w:w="1856"/>
        <w:gridCol w:w="1858"/>
      </w:tblGrid>
      <w:tr w:rsidR="00501F29" w:rsidRPr="00052D2A">
        <w:tc>
          <w:tcPr>
            <w:tcW w:w="1870" w:type="dxa"/>
            <w:shd w:val="clear" w:color="auto" w:fill="548DD4" w:themeFill="text2" w:themeFillTint="99"/>
          </w:tcPr>
          <w:p w:rsidR="00501F29" w:rsidRPr="00052D2A" w:rsidRDefault="000D2D7B">
            <w:pPr>
              <w:spacing w:line="480" w:lineRule="auto"/>
              <w:rPr>
                <w:b/>
                <w:bCs/>
              </w:rPr>
            </w:pPr>
            <w:r w:rsidRPr="00052D2A">
              <w:rPr>
                <w:b/>
                <w:bCs/>
              </w:rPr>
              <w:t>No.</w:t>
            </w:r>
          </w:p>
        </w:tc>
        <w:tc>
          <w:tcPr>
            <w:tcW w:w="1870" w:type="dxa"/>
            <w:shd w:val="clear" w:color="auto" w:fill="548DD4" w:themeFill="text2" w:themeFillTint="99"/>
          </w:tcPr>
          <w:p w:rsidR="00501F29" w:rsidRPr="00052D2A" w:rsidRDefault="000D2D7B">
            <w:pPr>
              <w:spacing w:line="480" w:lineRule="auto"/>
              <w:rPr>
                <w:b/>
                <w:bCs/>
              </w:rPr>
            </w:pPr>
            <w:r w:rsidRPr="00052D2A">
              <w:rPr>
                <w:b/>
                <w:bCs/>
              </w:rPr>
              <w:t>Test case</w:t>
            </w:r>
          </w:p>
        </w:tc>
        <w:tc>
          <w:tcPr>
            <w:tcW w:w="1870" w:type="dxa"/>
            <w:shd w:val="clear" w:color="auto" w:fill="548DD4" w:themeFill="text2" w:themeFillTint="99"/>
          </w:tcPr>
          <w:p w:rsidR="00501F29" w:rsidRPr="00052D2A" w:rsidRDefault="000D2D7B">
            <w:pPr>
              <w:spacing w:line="480" w:lineRule="auto"/>
              <w:rPr>
                <w:b/>
                <w:bCs/>
              </w:rPr>
            </w:pPr>
            <w:r w:rsidRPr="00052D2A">
              <w:rPr>
                <w:b/>
                <w:bCs/>
              </w:rPr>
              <w:t>Attribute and value</w:t>
            </w:r>
          </w:p>
        </w:tc>
        <w:tc>
          <w:tcPr>
            <w:tcW w:w="1870" w:type="dxa"/>
            <w:shd w:val="clear" w:color="auto" w:fill="548DD4" w:themeFill="text2" w:themeFillTint="99"/>
          </w:tcPr>
          <w:p w:rsidR="00501F29" w:rsidRPr="00052D2A" w:rsidRDefault="000D2D7B">
            <w:pPr>
              <w:spacing w:line="480" w:lineRule="auto"/>
              <w:rPr>
                <w:b/>
                <w:bCs/>
              </w:rPr>
            </w:pPr>
            <w:r w:rsidRPr="00052D2A">
              <w:rPr>
                <w:b/>
                <w:bCs/>
              </w:rPr>
              <w:t>Expected result</w:t>
            </w:r>
          </w:p>
        </w:tc>
        <w:tc>
          <w:tcPr>
            <w:tcW w:w="1870" w:type="dxa"/>
            <w:shd w:val="clear" w:color="auto" w:fill="548DD4" w:themeFill="text2" w:themeFillTint="99"/>
          </w:tcPr>
          <w:p w:rsidR="00501F29" w:rsidRPr="00052D2A" w:rsidRDefault="000D2D7B">
            <w:pPr>
              <w:spacing w:line="480" w:lineRule="auto"/>
              <w:rPr>
                <w:b/>
                <w:bCs/>
              </w:rPr>
            </w:pPr>
            <w:r w:rsidRPr="00052D2A">
              <w:rPr>
                <w:b/>
                <w:bCs/>
              </w:rPr>
              <w:t>Result</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7</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No Tumor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Any image presented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No tumor label predicted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Prediction not successful.</w:t>
            </w:r>
          </w:p>
        </w:tc>
      </w:tr>
    </w:tbl>
    <w:p w:rsidR="00501F29" w:rsidRPr="00052D2A" w:rsidRDefault="00501F29"/>
    <w:p w:rsidR="007364EC" w:rsidRDefault="007364EC">
      <w:pPr>
        <w:pStyle w:val="Heading2"/>
        <w:rPr>
          <w:sz w:val="28"/>
          <w:szCs w:val="28"/>
        </w:rPr>
      </w:pPr>
      <w:bookmarkStart w:id="179" w:name="_Toc61207335"/>
      <w:bookmarkStart w:id="180" w:name="_Hlk57127181"/>
    </w:p>
    <w:p w:rsidR="007364EC" w:rsidRDefault="007364EC">
      <w:pPr>
        <w:pStyle w:val="Heading2"/>
        <w:rPr>
          <w:sz w:val="28"/>
          <w:szCs w:val="28"/>
        </w:rPr>
      </w:pPr>
    </w:p>
    <w:p w:rsidR="007364EC" w:rsidRDefault="007364EC">
      <w:pPr>
        <w:pStyle w:val="Heading2"/>
        <w:rPr>
          <w:sz w:val="28"/>
          <w:szCs w:val="28"/>
        </w:rPr>
      </w:pPr>
    </w:p>
    <w:p w:rsidR="007364EC" w:rsidRDefault="007364EC">
      <w:pPr>
        <w:pStyle w:val="Heading2"/>
        <w:rPr>
          <w:sz w:val="28"/>
          <w:szCs w:val="28"/>
        </w:rPr>
      </w:pPr>
    </w:p>
    <w:p w:rsidR="007364EC" w:rsidRDefault="007364EC">
      <w:pPr>
        <w:pStyle w:val="Heading2"/>
        <w:rPr>
          <w:sz w:val="28"/>
          <w:szCs w:val="28"/>
        </w:rPr>
      </w:pPr>
    </w:p>
    <w:p w:rsidR="007364EC" w:rsidRDefault="007364EC">
      <w:pPr>
        <w:pStyle w:val="Heading2"/>
        <w:rPr>
          <w:sz w:val="28"/>
          <w:szCs w:val="28"/>
        </w:rPr>
      </w:pPr>
    </w:p>
    <w:p w:rsidR="007364EC" w:rsidRDefault="007364EC">
      <w:pPr>
        <w:pStyle w:val="Heading2"/>
        <w:rPr>
          <w:sz w:val="28"/>
          <w:szCs w:val="28"/>
        </w:rPr>
      </w:pPr>
    </w:p>
    <w:p w:rsidR="007364EC" w:rsidRDefault="007364EC">
      <w:pPr>
        <w:pStyle w:val="Heading2"/>
        <w:rPr>
          <w:sz w:val="28"/>
          <w:szCs w:val="28"/>
        </w:rPr>
      </w:pPr>
    </w:p>
    <w:p w:rsidR="007364EC" w:rsidRDefault="007364EC">
      <w:pPr>
        <w:pStyle w:val="Heading2"/>
        <w:rPr>
          <w:sz w:val="28"/>
          <w:szCs w:val="28"/>
        </w:rPr>
      </w:pPr>
    </w:p>
    <w:p w:rsidR="007364EC" w:rsidRDefault="007364EC">
      <w:pPr>
        <w:pStyle w:val="Heading2"/>
        <w:rPr>
          <w:sz w:val="28"/>
          <w:szCs w:val="28"/>
        </w:rPr>
      </w:pPr>
    </w:p>
    <w:p w:rsidR="00501F29" w:rsidRPr="00052D2A" w:rsidRDefault="000D2D7B">
      <w:pPr>
        <w:pStyle w:val="Heading2"/>
        <w:rPr>
          <w:sz w:val="28"/>
          <w:szCs w:val="28"/>
        </w:rPr>
      </w:pPr>
      <w:bookmarkStart w:id="181" w:name="_Toc73242412"/>
      <w:r w:rsidRPr="00052D2A">
        <w:rPr>
          <w:sz w:val="28"/>
          <w:szCs w:val="28"/>
        </w:rPr>
        <w:lastRenderedPageBreak/>
        <w:t>6.1.4 Integration Testing</w:t>
      </w:r>
      <w:bookmarkEnd w:id="179"/>
      <w:bookmarkEnd w:id="181"/>
    </w:p>
    <w:p w:rsidR="00501F29" w:rsidRPr="00052D2A" w:rsidRDefault="000D2D7B">
      <w:pPr>
        <w:pStyle w:val="Caption"/>
        <w:keepNext/>
        <w:jc w:val="center"/>
        <w:rPr>
          <w:b/>
          <w:bCs/>
          <w:i w:val="0"/>
          <w:iCs w:val="0"/>
          <w:color w:val="000000" w:themeColor="text1"/>
          <w:sz w:val="22"/>
          <w:szCs w:val="22"/>
        </w:rPr>
      </w:pPr>
      <w:bookmarkStart w:id="182" w:name="_Toc58755339"/>
      <w:bookmarkStart w:id="183" w:name="_Toc67489464"/>
      <w:bookmarkStart w:id="184" w:name="_Toc61207249"/>
      <w:bookmarkEnd w:id="180"/>
      <w:r w:rsidRPr="00052D2A">
        <w:rPr>
          <w:b/>
          <w:bCs/>
          <w:i w:val="0"/>
          <w:iCs w:val="0"/>
          <w:color w:val="000000" w:themeColor="text1"/>
          <w:sz w:val="22"/>
          <w:szCs w:val="22"/>
        </w:rPr>
        <w:t>Table 6</w:t>
      </w:r>
      <w:r w:rsidRPr="00052D2A">
        <w:rPr>
          <w:b/>
          <w:bCs/>
          <w:i w:val="0"/>
          <w:iCs w:val="0"/>
          <w:color w:val="000000" w:themeColor="text1"/>
          <w:sz w:val="22"/>
          <w:szCs w:val="22"/>
        </w:rPr>
        <w:noBreakHyphen/>
      </w:r>
      <w:r w:rsidR="00115334" w:rsidRPr="00052D2A">
        <w:rPr>
          <w:b/>
          <w:bCs/>
          <w:i w:val="0"/>
          <w:iCs w:val="0"/>
          <w:color w:val="000000" w:themeColor="text1"/>
          <w:sz w:val="22"/>
          <w:szCs w:val="22"/>
        </w:rPr>
        <w:fldChar w:fldCharType="begin"/>
      </w:r>
      <w:r w:rsidRPr="00052D2A">
        <w:rPr>
          <w:b/>
          <w:bCs/>
          <w:i w:val="0"/>
          <w:iCs w:val="0"/>
          <w:color w:val="000000" w:themeColor="text1"/>
          <w:sz w:val="22"/>
          <w:szCs w:val="22"/>
        </w:rPr>
        <w:instrText xml:space="preserve"> SEQ Table \* ARABIC \s 1 </w:instrText>
      </w:r>
      <w:r w:rsidR="00115334" w:rsidRPr="00052D2A">
        <w:rPr>
          <w:b/>
          <w:bCs/>
          <w:i w:val="0"/>
          <w:iCs w:val="0"/>
          <w:color w:val="000000" w:themeColor="text1"/>
          <w:sz w:val="22"/>
          <w:szCs w:val="22"/>
        </w:rPr>
        <w:fldChar w:fldCharType="separate"/>
      </w:r>
      <w:r w:rsidR="00052D2A" w:rsidRPr="00052D2A">
        <w:rPr>
          <w:b/>
          <w:bCs/>
          <w:i w:val="0"/>
          <w:iCs w:val="0"/>
          <w:noProof/>
          <w:color w:val="000000" w:themeColor="text1"/>
          <w:sz w:val="22"/>
          <w:szCs w:val="22"/>
        </w:rPr>
        <w:t>6</w:t>
      </w:r>
      <w:r w:rsidR="00115334" w:rsidRPr="00052D2A">
        <w:rPr>
          <w:b/>
          <w:bCs/>
          <w:i w:val="0"/>
          <w:iCs w:val="0"/>
          <w:color w:val="000000" w:themeColor="text1"/>
          <w:sz w:val="22"/>
          <w:szCs w:val="22"/>
        </w:rPr>
        <w:fldChar w:fldCharType="end"/>
      </w:r>
      <w:r w:rsidRPr="00052D2A">
        <w:rPr>
          <w:b/>
          <w:bCs/>
          <w:i w:val="0"/>
          <w:iCs w:val="0"/>
          <w:color w:val="000000" w:themeColor="text1"/>
          <w:sz w:val="22"/>
          <w:szCs w:val="22"/>
        </w:rPr>
        <w:t xml:space="preserve"> Integration Testing</w:t>
      </w:r>
      <w:bookmarkEnd w:id="182"/>
      <w:bookmarkEnd w:id="183"/>
      <w:bookmarkEnd w:id="1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1856"/>
        <w:gridCol w:w="1856"/>
        <w:gridCol w:w="1854"/>
        <w:gridCol w:w="1861"/>
      </w:tblGrid>
      <w:tr w:rsidR="00501F29" w:rsidRPr="00052D2A">
        <w:tc>
          <w:tcPr>
            <w:tcW w:w="1870" w:type="dxa"/>
            <w:shd w:val="clear" w:color="auto" w:fill="548DD4" w:themeFill="text2" w:themeFillTint="99"/>
          </w:tcPr>
          <w:p w:rsidR="00501F29" w:rsidRPr="00052D2A" w:rsidRDefault="000D2D7B">
            <w:pPr>
              <w:spacing w:line="480" w:lineRule="auto"/>
              <w:rPr>
                <w:b/>
                <w:bCs/>
              </w:rPr>
            </w:pPr>
            <w:bookmarkStart w:id="185" w:name="_Hlk57127961"/>
            <w:r w:rsidRPr="00052D2A">
              <w:rPr>
                <w:b/>
                <w:bCs/>
              </w:rPr>
              <w:t>No.</w:t>
            </w:r>
          </w:p>
        </w:tc>
        <w:tc>
          <w:tcPr>
            <w:tcW w:w="1870" w:type="dxa"/>
            <w:shd w:val="clear" w:color="auto" w:fill="548DD4" w:themeFill="text2" w:themeFillTint="99"/>
          </w:tcPr>
          <w:p w:rsidR="00501F29" w:rsidRPr="00052D2A" w:rsidRDefault="000D2D7B">
            <w:pPr>
              <w:spacing w:line="480" w:lineRule="auto"/>
              <w:rPr>
                <w:b/>
                <w:bCs/>
              </w:rPr>
            </w:pPr>
            <w:r w:rsidRPr="00052D2A">
              <w:rPr>
                <w:b/>
                <w:bCs/>
              </w:rPr>
              <w:t>Test case</w:t>
            </w:r>
          </w:p>
        </w:tc>
        <w:tc>
          <w:tcPr>
            <w:tcW w:w="1870" w:type="dxa"/>
            <w:shd w:val="clear" w:color="auto" w:fill="548DD4" w:themeFill="text2" w:themeFillTint="99"/>
          </w:tcPr>
          <w:p w:rsidR="00501F29" w:rsidRPr="00052D2A" w:rsidRDefault="000D2D7B">
            <w:pPr>
              <w:spacing w:line="480" w:lineRule="auto"/>
              <w:rPr>
                <w:b/>
                <w:bCs/>
              </w:rPr>
            </w:pPr>
            <w:r w:rsidRPr="00052D2A">
              <w:rPr>
                <w:b/>
                <w:bCs/>
              </w:rPr>
              <w:t>Attribute and value</w:t>
            </w:r>
          </w:p>
        </w:tc>
        <w:tc>
          <w:tcPr>
            <w:tcW w:w="1870" w:type="dxa"/>
            <w:shd w:val="clear" w:color="auto" w:fill="548DD4" w:themeFill="text2" w:themeFillTint="99"/>
          </w:tcPr>
          <w:p w:rsidR="00501F29" w:rsidRPr="00052D2A" w:rsidRDefault="000D2D7B">
            <w:pPr>
              <w:spacing w:line="480" w:lineRule="auto"/>
              <w:rPr>
                <w:b/>
                <w:bCs/>
              </w:rPr>
            </w:pPr>
            <w:r w:rsidRPr="00052D2A">
              <w:rPr>
                <w:b/>
                <w:bCs/>
              </w:rPr>
              <w:t>Expected result</w:t>
            </w:r>
          </w:p>
        </w:tc>
        <w:tc>
          <w:tcPr>
            <w:tcW w:w="1870" w:type="dxa"/>
            <w:shd w:val="clear" w:color="auto" w:fill="548DD4" w:themeFill="text2" w:themeFillTint="99"/>
          </w:tcPr>
          <w:p w:rsidR="00501F29" w:rsidRPr="00052D2A" w:rsidRDefault="000D2D7B">
            <w:pPr>
              <w:spacing w:line="480" w:lineRule="auto"/>
              <w:rPr>
                <w:b/>
                <w:bCs/>
              </w:rPr>
            </w:pPr>
            <w:r w:rsidRPr="00052D2A">
              <w:rPr>
                <w:b/>
                <w:bCs/>
              </w:rPr>
              <w:t>Result</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1</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Input image</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from folder to know recognized tumor.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Selected image is displayed.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Selected image displayed</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2</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No image uploads</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If button of any operation pressed.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 xml:space="preserve">Error message </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Error message</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3</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Pre-processing</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Result image present in folder.</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All operation buttons are pressed.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preprocessed successfully.</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4</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Prediction</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Input image matched with trained load model.</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Predict the label of image.</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Image predicted successfully.</w:t>
            </w:r>
          </w:p>
        </w:tc>
      </w:tr>
      <w:tr w:rsidR="00501F29" w:rsidRPr="00052D2A">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5</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No Tumor MRI</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Any image presented.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The tumor label predicted</w:t>
            </w:r>
          </w:p>
        </w:tc>
        <w:tc>
          <w:tcPr>
            <w:tcW w:w="1870" w:type="dxa"/>
            <w:shd w:val="clear" w:color="auto" w:fill="C6D9F1" w:themeFill="text2" w:themeFillTint="33"/>
          </w:tcPr>
          <w:p w:rsidR="00501F29" w:rsidRPr="00052D2A" w:rsidRDefault="000D2D7B">
            <w:pPr>
              <w:spacing w:line="480" w:lineRule="auto"/>
              <w:rPr>
                <w:sz w:val="24"/>
                <w:szCs w:val="24"/>
              </w:rPr>
            </w:pPr>
            <w:r w:rsidRPr="00052D2A">
              <w:rPr>
                <w:sz w:val="24"/>
                <w:szCs w:val="24"/>
              </w:rPr>
              <w:t>Prediction not successful.</w:t>
            </w:r>
          </w:p>
        </w:tc>
      </w:tr>
      <w:bookmarkEnd w:id="185"/>
    </w:tbl>
    <w:p w:rsidR="00501F29" w:rsidRPr="00052D2A" w:rsidRDefault="00501F29"/>
    <w:p w:rsidR="00501F29" w:rsidRPr="00052D2A" w:rsidRDefault="00501F29">
      <w:pPr>
        <w:pStyle w:val="Heading2"/>
        <w:spacing w:line="480" w:lineRule="auto"/>
        <w:ind w:left="0"/>
        <w:rPr>
          <w:color w:val="000000" w:themeColor="text1"/>
          <w:sz w:val="24"/>
          <w:szCs w:val="24"/>
        </w:rPr>
      </w:pPr>
      <w:bookmarkStart w:id="186" w:name="_Toc61207336"/>
      <w:bookmarkStart w:id="187" w:name="_Hlk57129909"/>
    </w:p>
    <w:p w:rsidR="007364EC" w:rsidRDefault="007364EC">
      <w:pPr>
        <w:pStyle w:val="Heading2"/>
        <w:spacing w:line="480" w:lineRule="auto"/>
        <w:ind w:left="0"/>
        <w:rPr>
          <w:color w:val="000000" w:themeColor="text1"/>
          <w:sz w:val="24"/>
          <w:szCs w:val="24"/>
        </w:rPr>
      </w:pPr>
    </w:p>
    <w:p w:rsidR="007364EC" w:rsidRDefault="007364EC">
      <w:pPr>
        <w:pStyle w:val="Heading2"/>
        <w:spacing w:line="480" w:lineRule="auto"/>
        <w:ind w:left="0"/>
        <w:rPr>
          <w:color w:val="000000" w:themeColor="text1"/>
          <w:sz w:val="24"/>
          <w:szCs w:val="24"/>
        </w:rPr>
      </w:pPr>
    </w:p>
    <w:p w:rsidR="00501F29" w:rsidRPr="00052D2A" w:rsidRDefault="000D2D7B">
      <w:pPr>
        <w:pStyle w:val="Heading2"/>
        <w:spacing w:line="480" w:lineRule="auto"/>
        <w:ind w:left="0"/>
        <w:rPr>
          <w:b w:val="0"/>
          <w:bCs w:val="0"/>
          <w:color w:val="000000" w:themeColor="text1"/>
          <w:sz w:val="24"/>
          <w:szCs w:val="24"/>
        </w:rPr>
      </w:pPr>
      <w:bookmarkStart w:id="188" w:name="_Toc73242413"/>
      <w:r w:rsidRPr="00052D2A">
        <w:rPr>
          <w:color w:val="000000" w:themeColor="text1"/>
          <w:sz w:val="24"/>
          <w:szCs w:val="24"/>
        </w:rPr>
        <w:lastRenderedPageBreak/>
        <w:t>6.2 Automated Testing</w:t>
      </w:r>
      <w:bookmarkEnd w:id="186"/>
      <w:bookmarkEnd w:id="188"/>
    </w:p>
    <w:bookmarkEnd w:id="187"/>
    <w:p w:rsidR="00501F29" w:rsidRPr="00052D2A" w:rsidRDefault="000D2D7B">
      <w:pPr>
        <w:jc w:val="both"/>
        <w:rPr>
          <w:sz w:val="24"/>
          <w:szCs w:val="24"/>
        </w:rPr>
      </w:pPr>
      <w:r w:rsidRPr="00052D2A">
        <w:rPr>
          <w:sz w:val="24"/>
          <w:szCs w:val="24"/>
        </w:rPr>
        <w:t>We only performed manual testing.</w:t>
      </w:r>
    </w:p>
    <w:p w:rsidR="00501F29" w:rsidRPr="00052D2A" w:rsidRDefault="00501F29">
      <w:pPr>
        <w:pStyle w:val="Heading2"/>
        <w:ind w:left="0"/>
        <w:rPr>
          <w:color w:val="000000" w:themeColor="text1"/>
          <w:sz w:val="28"/>
          <w:szCs w:val="28"/>
        </w:rPr>
      </w:pPr>
      <w:bookmarkStart w:id="189" w:name="_Toc61207337"/>
      <w:bookmarkStart w:id="190" w:name="_Hlk57129953"/>
    </w:p>
    <w:p w:rsidR="00501F29" w:rsidRPr="00052D2A" w:rsidRDefault="000D2D7B">
      <w:pPr>
        <w:pStyle w:val="Heading2"/>
        <w:ind w:left="0"/>
        <w:rPr>
          <w:color w:val="000000" w:themeColor="text1"/>
          <w:sz w:val="28"/>
          <w:szCs w:val="28"/>
        </w:rPr>
      </w:pPr>
      <w:bookmarkStart w:id="191" w:name="_Toc73242414"/>
      <w:r w:rsidRPr="00052D2A">
        <w:rPr>
          <w:color w:val="000000" w:themeColor="text1"/>
          <w:sz w:val="28"/>
          <w:szCs w:val="28"/>
        </w:rPr>
        <w:t>6.3 Tools</w:t>
      </w:r>
      <w:bookmarkEnd w:id="189"/>
      <w:bookmarkEnd w:id="190"/>
      <w:bookmarkEnd w:id="191"/>
    </w:p>
    <w:p w:rsidR="00501F29" w:rsidRPr="00052D2A" w:rsidRDefault="00501F29">
      <w:pPr>
        <w:pStyle w:val="Heading2"/>
        <w:ind w:left="0"/>
        <w:rPr>
          <w:b w:val="0"/>
          <w:bCs w:val="0"/>
          <w:color w:val="000000" w:themeColor="text1"/>
          <w:sz w:val="28"/>
          <w:szCs w:val="28"/>
        </w:rPr>
      </w:pPr>
    </w:p>
    <w:p w:rsidR="00501F29" w:rsidRPr="00052D2A" w:rsidRDefault="000D2D7B">
      <w:pPr>
        <w:pStyle w:val="Caption"/>
        <w:keepNext/>
        <w:jc w:val="center"/>
        <w:rPr>
          <w:b/>
          <w:bCs/>
          <w:i w:val="0"/>
          <w:iCs w:val="0"/>
          <w:color w:val="000000" w:themeColor="text1"/>
          <w:sz w:val="22"/>
          <w:szCs w:val="22"/>
        </w:rPr>
      </w:pPr>
      <w:bookmarkStart w:id="192" w:name="_Toc61207250"/>
      <w:bookmarkStart w:id="193" w:name="_Toc67489465"/>
      <w:bookmarkStart w:id="194" w:name="_Toc58755340"/>
      <w:r w:rsidRPr="00052D2A">
        <w:rPr>
          <w:b/>
          <w:bCs/>
          <w:i w:val="0"/>
          <w:iCs w:val="0"/>
          <w:color w:val="000000" w:themeColor="text1"/>
          <w:sz w:val="22"/>
          <w:szCs w:val="22"/>
        </w:rPr>
        <w:t>Table 6</w:t>
      </w:r>
      <w:r w:rsidRPr="00052D2A">
        <w:rPr>
          <w:b/>
          <w:bCs/>
          <w:i w:val="0"/>
          <w:iCs w:val="0"/>
          <w:color w:val="000000" w:themeColor="text1"/>
          <w:sz w:val="22"/>
          <w:szCs w:val="22"/>
        </w:rPr>
        <w:noBreakHyphen/>
      </w:r>
      <w:r w:rsidR="00115334" w:rsidRPr="00052D2A">
        <w:rPr>
          <w:b/>
          <w:bCs/>
          <w:i w:val="0"/>
          <w:iCs w:val="0"/>
          <w:color w:val="000000" w:themeColor="text1"/>
          <w:sz w:val="22"/>
          <w:szCs w:val="22"/>
        </w:rPr>
        <w:fldChar w:fldCharType="begin"/>
      </w:r>
      <w:r w:rsidRPr="00052D2A">
        <w:rPr>
          <w:b/>
          <w:bCs/>
          <w:i w:val="0"/>
          <w:iCs w:val="0"/>
          <w:color w:val="000000" w:themeColor="text1"/>
          <w:sz w:val="22"/>
          <w:szCs w:val="22"/>
        </w:rPr>
        <w:instrText xml:space="preserve"> SEQ Table \* ARABIC \s 1 </w:instrText>
      </w:r>
      <w:r w:rsidR="00115334" w:rsidRPr="00052D2A">
        <w:rPr>
          <w:b/>
          <w:bCs/>
          <w:i w:val="0"/>
          <w:iCs w:val="0"/>
          <w:color w:val="000000" w:themeColor="text1"/>
          <w:sz w:val="22"/>
          <w:szCs w:val="22"/>
        </w:rPr>
        <w:fldChar w:fldCharType="separate"/>
      </w:r>
      <w:r w:rsidR="00052D2A" w:rsidRPr="00052D2A">
        <w:rPr>
          <w:b/>
          <w:bCs/>
          <w:i w:val="0"/>
          <w:iCs w:val="0"/>
          <w:noProof/>
          <w:color w:val="000000" w:themeColor="text1"/>
          <w:sz w:val="22"/>
          <w:szCs w:val="22"/>
        </w:rPr>
        <w:t>7</w:t>
      </w:r>
      <w:r w:rsidR="00115334" w:rsidRPr="00052D2A">
        <w:rPr>
          <w:b/>
          <w:bCs/>
          <w:i w:val="0"/>
          <w:iCs w:val="0"/>
          <w:color w:val="000000" w:themeColor="text1"/>
          <w:sz w:val="22"/>
          <w:szCs w:val="22"/>
        </w:rPr>
        <w:fldChar w:fldCharType="end"/>
      </w:r>
      <w:r w:rsidRPr="00052D2A">
        <w:rPr>
          <w:b/>
          <w:bCs/>
          <w:i w:val="0"/>
          <w:iCs w:val="0"/>
          <w:color w:val="000000" w:themeColor="text1"/>
          <w:sz w:val="22"/>
          <w:szCs w:val="22"/>
        </w:rPr>
        <w:t xml:space="preserve"> Tools</w:t>
      </w:r>
      <w:bookmarkEnd w:id="192"/>
      <w:bookmarkEnd w:id="193"/>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320"/>
        <w:gridCol w:w="2320"/>
        <w:gridCol w:w="2318"/>
      </w:tblGrid>
      <w:tr w:rsidR="00501F29" w:rsidRPr="00052D2A">
        <w:tc>
          <w:tcPr>
            <w:tcW w:w="2308" w:type="dxa"/>
            <w:shd w:val="clear" w:color="auto" w:fill="548DD4" w:themeFill="text2" w:themeFillTint="99"/>
          </w:tcPr>
          <w:p w:rsidR="00501F29" w:rsidRPr="00052D2A" w:rsidRDefault="000D2D7B">
            <w:pPr>
              <w:spacing w:line="480" w:lineRule="auto"/>
              <w:rPr>
                <w:b/>
                <w:bCs/>
                <w:sz w:val="24"/>
                <w:szCs w:val="24"/>
              </w:rPr>
            </w:pPr>
            <w:bookmarkStart w:id="195" w:name="_Hlk57129968"/>
            <w:r w:rsidRPr="00052D2A">
              <w:rPr>
                <w:b/>
                <w:bCs/>
                <w:sz w:val="24"/>
                <w:szCs w:val="24"/>
              </w:rPr>
              <w:t>Tool Name</w:t>
            </w:r>
          </w:p>
        </w:tc>
        <w:tc>
          <w:tcPr>
            <w:tcW w:w="2320" w:type="dxa"/>
            <w:shd w:val="clear" w:color="auto" w:fill="548DD4" w:themeFill="text2" w:themeFillTint="99"/>
          </w:tcPr>
          <w:p w:rsidR="00501F29" w:rsidRPr="00052D2A" w:rsidRDefault="000D2D7B">
            <w:pPr>
              <w:spacing w:line="480" w:lineRule="auto"/>
              <w:rPr>
                <w:b/>
                <w:bCs/>
                <w:sz w:val="24"/>
                <w:szCs w:val="24"/>
              </w:rPr>
            </w:pPr>
            <w:r w:rsidRPr="00052D2A">
              <w:rPr>
                <w:b/>
                <w:bCs/>
                <w:sz w:val="24"/>
                <w:szCs w:val="24"/>
              </w:rPr>
              <w:t>Tool Description</w:t>
            </w:r>
          </w:p>
        </w:tc>
        <w:tc>
          <w:tcPr>
            <w:tcW w:w="2320" w:type="dxa"/>
            <w:shd w:val="clear" w:color="auto" w:fill="548DD4" w:themeFill="text2" w:themeFillTint="99"/>
          </w:tcPr>
          <w:p w:rsidR="00501F29" w:rsidRPr="00052D2A" w:rsidRDefault="000D2D7B">
            <w:pPr>
              <w:spacing w:line="480" w:lineRule="auto"/>
              <w:rPr>
                <w:b/>
                <w:bCs/>
                <w:sz w:val="24"/>
                <w:szCs w:val="24"/>
              </w:rPr>
            </w:pPr>
            <w:r w:rsidRPr="00052D2A">
              <w:rPr>
                <w:b/>
                <w:bCs/>
                <w:sz w:val="24"/>
                <w:szCs w:val="24"/>
              </w:rPr>
              <w:t>Applied on [list of related tests cases / FR / NFR]</w:t>
            </w:r>
          </w:p>
        </w:tc>
        <w:tc>
          <w:tcPr>
            <w:tcW w:w="2318" w:type="dxa"/>
            <w:shd w:val="clear" w:color="auto" w:fill="548DD4" w:themeFill="text2" w:themeFillTint="99"/>
          </w:tcPr>
          <w:p w:rsidR="00501F29" w:rsidRPr="00052D2A" w:rsidRDefault="000D2D7B">
            <w:pPr>
              <w:spacing w:line="480" w:lineRule="auto"/>
              <w:rPr>
                <w:b/>
                <w:bCs/>
                <w:sz w:val="24"/>
                <w:szCs w:val="24"/>
              </w:rPr>
            </w:pPr>
            <w:r w:rsidRPr="00052D2A">
              <w:rPr>
                <w:b/>
                <w:bCs/>
                <w:sz w:val="24"/>
                <w:szCs w:val="24"/>
              </w:rPr>
              <w:t>Results</w:t>
            </w:r>
          </w:p>
        </w:tc>
      </w:tr>
      <w:tr w:rsidR="00501F29" w:rsidRPr="00052D2A">
        <w:tc>
          <w:tcPr>
            <w:tcW w:w="2308" w:type="dxa"/>
            <w:shd w:val="clear" w:color="auto" w:fill="C6D9F1" w:themeFill="text2" w:themeFillTint="33"/>
          </w:tcPr>
          <w:p w:rsidR="00501F29" w:rsidRPr="00052D2A" w:rsidRDefault="000D2D7B">
            <w:pPr>
              <w:spacing w:line="480" w:lineRule="auto"/>
              <w:rPr>
                <w:sz w:val="24"/>
                <w:szCs w:val="24"/>
              </w:rPr>
            </w:pPr>
            <w:proofErr w:type="spellStart"/>
            <w:r w:rsidRPr="00052D2A">
              <w:rPr>
                <w:sz w:val="24"/>
                <w:szCs w:val="24"/>
              </w:rPr>
              <w:t>PyCharm</w:t>
            </w:r>
            <w:proofErr w:type="spellEnd"/>
          </w:p>
        </w:tc>
        <w:tc>
          <w:tcPr>
            <w:tcW w:w="2320" w:type="dxa"/>
            <w:shd w:val="clear" w:color="auto" w:fill="C6D9F1" w:themeFill="text2" w:themeFillTint="33"/>
          </w:tcPr>
          <w:p w:rsidR="00501F29" w:rsidRPr="00052D2A" w:rsidRDefault="000D2D7B">
            <w:pPr>
              <w:spacing w:line="480" w:lineRule="auto"/>
              <w:rPr>
                <w:sz w:val="24"/>
                <w:szCs w:val="24"/>
              </w:rPr>
            </w:pPr>
            <w:proofErr w:type="spellStart"/>
            <w:r w:rsidRPr="00052D2A">
              <w:rPr>
                <w:sz w:val="24"/>
                <w:szCs w:val="24"/>
              </w:rPr>
              <w:t>JetBrains</w:t>
            </w:r>
            <w:proofErr w:type="spellEnd"/>
            <w:r w:rsidRPr="00052D2A">
              <w:rPr>
                <w:sz w:val="24"/>
                <w:szCs w:val="24"/>
              </w:rPr>
              <w:t xml:space="preserve"> </w:t>
            </w:r>
            <w:proofErr w:type="spellStart"/>
            <w:r w:rsidRPr="00052D2A">
              <w:rPr>
                <w:sz w:val="24"/>
                <w:szCs w:val="24"/>
              </w:rPr>
              <w:t>PyCharm</w:t>
            </w:r>
            <w:proofErr w:type="spellEnd"/>
            <w:r w:rsidRPr="00052D2A">
              <w:rPr>
                <w:sz w:val="24"/>
                <w:szCs w:val="24"/>
              </w:rPr>
              <w:t xml:space="preserve"> Community Edition 2019.2.1</w:t>
            </w:r>
          </w:p>
        </w:tc>
        <w:tc>
          <w:tcPr>
            <w:tcW w:w="2320" w:type="dxa"/>
            <w:shd w:val="clear" w:color="auto" w:fill="C6D9F1" w:themeFill="text2" w:themeFillTint="33"/>
          </w:tcPr>
          <w:p w:rsidR="00501F29" w:rsidRPr="00052D2A" w:rsidRDefault="000D2D7B">
            <w:pPr>
              <w:spacing w:line="480" w:lineRule="auto"/>
            </w:pPr>
            <w:r w:rsidRPr="00052D2A">
              <w:rPr>
                <w:sz w:val="24"/>
                <w:szCs w:val="24"/>
              </w:rPr>
              <w:t>All test cases</w:t>
            </w:r>
            <w:r w:rsidRPr="00052D2A">
              <w:t>.</w:t>
            </w:r>
          </w:p>
        </w:tc>
        <w:tc>
          <w:tcPr>
            <w:tcW w:w="2318" w:type="dxa"/>
            <w:shd w:val="clear" w:color="auto" w:fill="C6D9F1" w:themeFill="text2" w:themeFillTint="33"/>
          </w:tcPr>
          <w:p w:rsidR="00501F29" w:rsidRPr="00052D2A" w:rsidRDefault="000D2D7B">
            <w:pPr>
              <w:spacing w:line="480" w:lineRule="auto"/>
              <w:rPr>
                <w:sz w:val="24"/>
                <w:szCs w:val="24"/>
              </w:rPr>
            </w:pPr>
            <w:r w:rsidRPr="00052D2A">
              <w:rPr>
                <w:sz w:val="24"/>
                <w:szCs w:val="24"/>
              </w:rPr>
              <w:t xml:space="preserve">Code </w:t>
            </w:r>
          </w:p>
        </w:tc>
      </w:tr>
      <w:tr w:rsidR="00501F29" w:rsidRPr="00052D2A">
        <w:tc>
          <w:tcPr>
            <w:tcW w:w="2308" w:type="dxa"/>
            <w:shd w:val="clear" w:color="auto" w:fill="C6D9F1" w:themeFill="text2" w:themeFillTint="33"/>
          </w:tcPr>
          <w:p w:rsidR="00501F29" w:rsidRPr="00052D2A" w:rsidRDefault="000D2D7B">
            <w:pPr>
              <w:spacing w:line="480" w:lineRule="auto"/>
              <w:rPr>
                <w:sz w:val="24"/>
                <w:szCs w:val="24"/>
              </w:rPr>
            </w:pPr>
            <w:r w:rsidRPr="00052D2A">
              <w:rPr>
                <w:sz w:val="24"/>
                <w:szCs w:val="24"/>
              </w:rPr>
              <w:t>Anaconda distribution</w:t>
            </w:r>
          </w:p>
        </w:tc>
        <w:tc>
          <w:tcPr>
            <w:tcW w:w="2320" w:type="dxa"/>
            <w:shd w:val="clear" w:color="auto" w:fill="C6D9F1" w:themeFill="text2" w:themeFillTint="33"/>
          </w:tcPr>
          <w:p w:rsidR="00501F29" w:rsidRPr="00052D2A" w:rsidRDefault="000D2D7B">
            <w:pPr>
              <w:spacing w:line="480" w:lineRule="auto"/>
              <w:rPr>
                <w:sz w:val="24"/>
                <w:szCs w:val="24"/>
              </w:rPr>
            </w:pPr>
            <w:r w:rsidRPr="00052D2A">
              <w:rPr>
                <w:sz w:val="24"/>
                <w:szCs w:val="24"/>
              </w:rPr>
              <w:t>Anaconda3-2019.10-Windows-x86_64</w:t>
            </w:r>
          </w:p>
        </w:tc>
        <w:tc>
          <w:tcPr>
            <w:tcW w:w="2320" w:type="dxa"/>
            <w:shd w:val="clear" w:color="auto" w:fill="C6D9F1" w:themeFill="text2" w:themeFillTint="33"/>
          </w:tcPr>
          <w:p w:rsidR="00501F29" w:rsidRPr="00052D2A" w:rsidRDefault="000D2D7B">
            <w:pPr>
              <w:spacing w:line="480" w:lineRule="auto"/>
              <w:rPr>
                <w:sz w:val="24"/>
                <w:szCs w:val="24"/>
              </w:rPr>
            </w:pPr>
            <w:r w:rsidRPr="00052D2A">
              <w:rPr>
                <w:sz w:val="24"/>
                <w:szCs w:val="24"/>
              </w:rPr>
              <w:t>All test cases</w:t>
            </w:r>
          </w:p>
        </w:tc>
        <w:tc>
          <w:tcPr>
            <w:tcW w:w="2318" w:type="dxa"/>
            <w:shd w:val="clear" w:color="auto" w:fill="C6D9F1" w:themeFill="text2" w:themeFillTint="33"/>
          </w:tcPr>
          <w:p w:rsidR="00501F29" w:rsidRPr="00052D2A" w:rsidRDefault="000D2D7B">
            <w:pPr>
              <w:spacing w:line="480" w:lineRule="auto"/>
              <w:rPr>
                <w:sz w:val="24"/>
                <w:szCs w:val="24"/>
              </w:rPr>
            </w:pPr>
            <w:r w:rsidRPr="00052D2A">
              <w:rPr>
                <w:sz w:val="24"/>
                <w:szCs w:val="24"/>
              </w:rPr>
              <w:t xml:space="preserve">Libraries </w:t>
            </w:r>
          </w:p>
        </w:tc>
      </w:tr>
      <w:tr w:rsidR="00501F29" w:rsidRPr="00052D2A">
        <w:tc>
          <w:tcPr>
            <w:tcW w:w="2308" w:type="dxa"/>
            <w:shd w:val="clear" w:color="auto" w:fill="C6D9F1" w:themeFill="text2" w:themeFillTint="33"/>
          </w:tcPr>
          <w:p w:rsidR="00501F29" w:rsidRPr="00052D2A" w:rsidRDefault="000D2D7B">
            <w:pPr>
              <w:spacing w:line="480" w:lineRule="auto"/>
              <w:rPr>
                <w:sz w:val="24"/>
                <w:szCs w:val="24"/>
              </w:rPr>
            </w:pPr>
            <w:proofErr w:type="spellStart"/>
            <w:r w:rsidRPr="00052D2A">
              <w:rPr>
                <w:sz w:val="24"/>
                <w:szCs w:val="24"/>
              </w:rPr>
              <w:t>PyQt</w:t>
            </w:r>
            <w:proofErr w:type="spellEnd"/>
            <w:r w:rsidRPr="00052D2A">
              <w:rPr>
                <w:sz w:val="24"/>
                <w:szCs w:val="24"/>
              </w:rPr>
              <w:t xml:space="preserve"> Designer</w:t>
            </w:r>
          </w:p>
        </w:tc>
        <w:tc>
          <w:tcPr>
            <w:tcW w:w="2320" w:type="dxa"/>
            <w:shd w:val="clear" w:color="auto" w:fill="C6D9F1" w:themeFill="text2" w:themeFillTint="33"/>
          </w:tcPr>
          <w:p w:rsidR="00501F29" w:rsidRPr="00052D2A" w:rsidRDefault="000D2D7B">
            <w:pPr>
              <w:spacing w:line="480" w:lineRule="auto"/>
              <w:rPr>
                <w:sz w:val="24"/>
                <w:szCs w:val="24"/>
              </w:rPr>
            </w:pPr>
            <w:r w:rsidRPr="00052D2A">
              <w:rPr>
                <w:sz w:val="24"/>
                <w:szCs w:val="24"/>
              </w:rPr>
              <w:t>Comes from library of python, PyQt5.</w:t>
            </w:r>
          </w:p>
        </w:tc>
        <w:tc>
          <w:tcPr>
            <w:tcW w:w="2320" w:type="dxa"/>
            <w:shd w:val="clear" w:color="auto" w:fill="C6D9F1" w:themeFill="text2" w:themeFillTint="33"/>
          </w:tcPr>
          <w:p w:rsidR="00501F29" w:rsidRPr="00052D2A" w:rsidRDefault="000D2D7B">
            <w:pPr>
              <w:spacing w:line="480" w:lineRule="auto"/>
              <w:rPr>
                <w:sz w:val="24"/>
                <w:szCs w:val="24"/>
              </w:rPr>
            </w:pPr>
            <w:r w:rsidRPr="00052D2A">
              <w:rPr>
                <w:sz w:val="24"/>
                <w:szCs w:val="24"/>
              </w:rPr>
              <w:t>Used for designing interface.</w:t>
            </w:r>
          </w:p>
        </w:tc>
        <w:tc>
          <w:tcPr>
            <w:tcW w:w="2318" w:type="dxa"/>
            <w:shd w:val="clear" w:color="auto" w:fill="C6D9F1" w:themeFill="text2" w:themeFillTint="33"/>
          </w:tcPr>
          <w:p w:rsidR="00501F29" w:rsidRPr="00052D2A" w:rsidRDefault="000D2D7B">
            <w:pPr>
              <w:spacing w:line="480" w:lineRule="auto"/>
              <w:rPr>
                <w:sz w:val="24"/>
                <w:szCs w:val="24"/>
              </w:rPr>
            </w:pPr>
            <w:r w:rsidRPr="00052D2A">
              <w:rPr>
                <w:sz w:val="24"/>
                <w:szCs w:val="24"/>
              </w:rPr>
              <w:t xml:space="preserve">Frontend </w:t>
            </w:r>
          </w:p>
        </w:tc>
      </w:tr>
      <w:tr w:rsidR="00501F29" w:rsidRPr="00052D2A">
        <w:tc>
          <w:tcPr>
            <w:tcW w:w="2308" w:type="dxa"/>
            <w:shd w:val="clear" w:color="auto" w:fill="C6D9F1" w:themeFill="text2" w:themeFillTint="33"/>
          </w:tcPr>
          <w:p w:rsidR="00501F29" w:rsidRPr="00052D2A" w:rsidRDefault="000D2D7B">
            <w:pPr>
              <w:spacing w:line="480" w:lineRule="auto"/>
              <w:rPr>
                <w:sz w:val="24"/>
                <w:szCs w:val="24"/>
              </w:rPr>
            </w:pPr>
            <w:proofErr w:type="spellStart"/>
            <w:r w:rsidRPr="00052D2A">
              <w:rPr>
                <w:sz w:val="24"/>
                <w:szCs w:val="24"/>
              </w:rPr>
              <w:t>Pytorch</w:t>
            </w:r>
            <w:proofErr w:type="spellEnd"/>
          </w:p>
        </w:tc>
        <w:tc>
          <w:tcPr>
            <w:tcW w:w="2320" w:type="dxa"/>
            <w:shd w:val="clear" w:color="auto" w:fill="C6D9F1" w:themeFill="text2" w:themeFillTint="33"/>
          </w:tcPr>
          <w:p w:rsidR="00501F29" w:rsidRPr="00052D2A" w:rsidRDefault="000D2D7B">
            <w:pPr>
              <w:spacing w:line="480" w:lineRule="auto"/>
              <w:rPr>
                <w:sz w:val="24"/>
                <w:szCs w:val="24"/>
              </w:rPr>
            </w:pPr>
            <w:r w:rsidRPr="00052D2A">
              <w:rPr>
                <w:sz w:val="24"/>
                <w:szCs w:val="24"/>
              </w:rPr>
              <w:t>Python library module</w:t>
            </w:r>
          </w:p>
        </w:tc>
        <w:tc>
          <w:tcPr>
            <w:tcW w:w="2320" w:type="dxa"/>
            <w:shd w:val="clear" w:color="auto" w:fill="C6D9F1" w:themeFill="text2" w:themeFillTint="33"/>
          </w:tcPr>
          <w:p w:rsidR="00501F29" w:rsidRPr="00052D2A" w:rsidRDefault="000D2D7B">
            <w:pPr>
              <w:spacing w:line="480" w:lineRule="auto"/>
              <w:rPr>
                <w:sz w:val="24"/>
                <w:szCs w:val="24"/>
              </w:rPr>
            </w:pPr>
            <w:r w:rsidRPr="00052D2A">
              <w:rPr>
                <w:sz w:val="24"/>
                <w:szCs w:val="24"/>
              </w:rPr>
              <w:t>All test cases.</w:t>
            </w:r>
          </w:p>
        </w:tc>
        <w:tc>
          <w:tcPr>
            <w:tcW w:w="2318" w:type="dxa"/>
            <w:shd w:val="clear" w:color="auto" w:fill="C6D9F1" w:themeFill="text2" w:themeFillTint="33"/>
          </w:tcPr>
          <w:p w:rsidR="00501F29" w:rsidRPr="00052D2A" w:rsidRDefault="000D2D7B">
            <w:pPr>
              <w:spacing w:line="480" w:lineRule="auto"/>
              <w:rPr>
                <w:sz w:val="24"/>
                <w:szCs w:val="24"/>
              </w:rPr>
            </w:pPr>
            <w:r w:rsidRPr="00052D2A">
              <w:rPr>
                <w:sz w:val="24"/>
                <w:szCs w:val="24"/>
              </w:rPr>
              <w:t>Libraries.</w:t>
            </w:r>
          </w:p>
        </w:tc>
      </w:tr>
      <w:tr w:rsidR="00501F29" w:rsidRPr="00052D2A">
        <w:tc>
          <w:tcPr>
            <w:tcW w:w="2308" w:type="dxa"/>
            <w:shd w:val="clear" w:color="auto" w:fill="C6D9F1" w:themeFill="text2" w:themeFillTint="33"/>
          </w:tcPr>
          <w:p w:rsidR="00501F29" w:rsidRPr="00052D2A" w:rsidRDefault="000D2D7B">
            <w:pPr>
              <w:spacing w:line="480" w:lineRule="auto"/>
              <w:rPr>
                <w:sz w:val="24"/>
                <w:szCs w:val="24"/>
              </w:rPr>
            </w:pPr>
            <w:r w:rsidRPr="00052D2A">
              <w:rPr>
                <w:sz w:val="24"/>
                <w:szCs w:val="24"/>
              </w:rPr>
              <w:t>Microsoft Word</w:t>
            </w:r>
          </w:p>
        </w:tc>
        <w:tc>
          <w:tcPr>
            <w:tcW w:w="2320" w:type="dxa"/>
            <w:shd w:val="clear" w:color="auto" w:fill="C6D9F1" w:themeFill="text2" w:themeFillTint="33"/>
          </w:tcPr>
          <w:p w:rsidR="00501F29" w:rsidRPr="00052D2A" w:rsidRDefault="000D2D7B">
            <w:pPr>
              <w:spacing w:line="480" w:lineRule="auto"/>
              <w:jc w:val="both"/>
              <w:rPr>
                <w:sz w:val="24"/>
                <w:szCs w:val="24"/>
              </w:rPr>
            </w:pPr>
            <w:r w:rsidRPr="00052D2A">
              <w:rPr>
                <w:sz w:val="24"/>
                <w:szCs w:val="24"/>
              </w:rPr>
              <w:t>WORD 2016</w:t>
            </w:r>
          </w:p>
        </w:tc>
        <w:tc>
          <w:tcPr>
            <w:tcW w:w="2320" w:type="dxa"/>
            <w:shd w:val="clear" w:color="auto" w:fill="C6D9F1" w:themeFill="text2" w:themeFillTint="33"/>
          </w:tcPr>
          <w:p w:rsidR="00501F29" w:rsidRPr="00052D2A" w:rsidRDefault="000D2D7B">
            <w:pPr>
              <w:spacing w:line="480" w:lineRule="auto"/>
              <w:rPr>
                <w:sz w:val="24"/>
                <w:szCs w:val="24"/>
              </w:rPr>
            </w:pPr>
            <w:r w:rsidRPr="00052D2A">
              <w:rPr>
                <w:sz w:val="24"/>
                <w:szCs w:val="24"/>
              </w:rPr>
              <w:t>Used for documentation.</w:t>
            </w:r>
          </w:p>
        </w:tc>
        <w:tc>
          <w:tcPr>
            <w:tcW w:w="2318" w:type="dxa"/>
            <w:shd w:val="clear" w:color="auto" w:fill="C6D9F1" w:themeFill="text2" w:themeFillTint="33"/>
          </w:tcPr>
          <w:p w:rsidR="00501F29" w:rsidRPr="00052D2A" w:rsidRDefault="000D2D7B">
            <w:pPr>
              <w:spacing w:line="480" w:lineRule="auto"/>
              <w:rPr>
                <w:sz w:val="24"/>
                <w:szCs w:val="24"/>
              </w:rPr>
            </w:pPr>
            <w:r w:rsidRPr="00052D2A">
              <w:rPr>
                <w:sz w:val="24"/>
                <w:szCs w:val="24"/>
              </w:rPr>
              <w:t xml:space="preserve">Documentation </w:t>
            </w:r>
          </w:p>
        </w:tc>
      </w:tr>
      <w:tr w:rsidR="00501F29" w:rsidRPr="00052D2A">
        <w:tc>
          <w:tcPr>
            <w:tcW w:w="2308" w:type="dxa"/>
            <w:shd w:val="clear" w:color="auto" w:fill="C6D9F1" w:themeFill="text2" w:themeFillTint="33"/>
          </w:tcPr>
          <w:p w:rsidR="00501F29" w:rsidRPr="00052D2A" w:rsidRDefault="000D2D7B">
            <w:pPr>
              <w:spacing w:line="480" w:lineRule="auto"/>
              <w:rPr>
                <w:sz w:val="24"/>
                <w:szCs w:val="24"/>
              </w:rPr>
            </w:pPr>
            <w:r w:rsidRPr="00052D2A">
              <w:rPr>
                <w:sz w:val="24"/>
                <w:szCs w:val="24"/>
              </w:rPr>
              <w:t>Microsoft PowerPoint</w:t>
            </w:r>
          </w:p>
        </w:tc>
        <w:tc>
          <w:tcPr>
            <w:tcW w:w="2320" w:type="dxa"/>
            <w:shd w:val="clear" w:color="auto" w:fill="C6D9F1" w:themeFill="text2" w:themeFillTint="33"/>
          </w:tcPr>
          <w:p w:rsidR="00501F29" w:rsidRPr="00052D2A" w:rsidRDefault="000D2D7B">
            <w:pPr>
              <w:spacing w:line="480" w:lineRule="auto"/>
              <w:jc w:val="both"/>
              <w:rPr>
                <w:sz w:val="24"/>
                <w:szCs w:val="24"/>
              </w:rPr>
            </w:pPr>
            <w:r w:rsidRPr="00052D2A">
              <w:rPr>
                <w:sz w:val="24"/>
                <w:szCs w:val="24"/>
              </w:rPr>
              <w:t>POWERPOINT 2016</w:t>
            </w:r>
          </w:p>
        </w:tc>
        <w:tc>
          <w:tcPr>
            <w:tcW w:w="2320" w:type="dxa"/>
            <w:shd w:val="clear" w:color="auto" w:fill="C6D9F1" w:themeFill="text2" w:themeFillTint="33"/>
          </w:tcPr>
          <w:p w:rsidR="00501F29" w:rsidRPr="00052D2A" w:rsidRDefault="000D2D7B">
            <w:pPr>
              <w:spacing w:line="480" w:lineRule="auto"/>
              <w:rPr>
                <w:sz w:val="24"/>
                <w:szCs w:val="24"/>
              </w:rPr>
            </w:pPr>
            <w:r w:rsidRPr="00052D2A">
              <w:rPr>
                <w:sz w:val="24"/>
                <w:szCs w:val="24"/>
              </w:rPr>
              <w:t>Used for presentation slides.</w:t>
            </w:r>
          </w:p>
        </w:tc>
        <w:tc>
          <w:tcPr>
            <w:tcW w:w="2318" w:type="dxa"/>
            <w:shd w:val="clear" w:color="auto" w:fill="C6D9F1" w:themeFill="text2" w:themeFillTint="33"/>
          </w:tcPr>
          <w:p w:rsidR="00501F29" w:rsidRPr="00052D2A" w:rsidRDefault="000D2D7B">
            <w:pPr>
              <w:spacing w:line="480" w:lineRule="auto"/>
              <w:rPr>
                <w:sz w:val="24"/>
                <w:szCs w:val="24"/>
              </w:rPr>
            </w:pPr>
            <w:r w:rsidRPr="00052D2A">
              <w:rPr>
                <w:sz w:val="24"/>
                <w:szCs w:val="24"/>
              </w:rPr>
              <w:t xml:space="preserve">Presentation </w:t>
            </w:r>
          </w:p>
        </w:tc>
      </w:tr>
      <w:bookmarkEnd w:id="195"/>
    </w:tbl>
    <w:p w:rsidR="00501F29" w:rsidRPr="00052D2A" w:rsidRDefault="00501F29">
      <w:pPr>
        <w:sectPr w:rsidR="00501F29" w:rsidRPr="00052D2A">
          <w:headerReference w:type="default" r:id="rId67"/>
          <w:footerReference w:type="default" r:id="rId68"/>
          <w:type w:val="continuous"/>
          <w:pgSz w:w="11910" w:h="16840"/>
          <w:pgMar w:top="1340" w:right="1300" w:bottom="1060" w:left="1560" w:header="567" w:footer="870" w:gutter="0"/>
          <w:cols w:space="720"/>
          <w:docGrid w:linePitch="299"/>
        </w:sectPr>
      </w:pPr>
    </w:p>
    <w:p w:rsidR="00501F29" w:rsidRPr="00052D2A" w:rsidRDefault="00501F29"/>
    <w:p w:rsidR="00501F29" w:rsidRPr="00052D2A" w:rsidRDefault="00501F29">
      <w:pPr>
        <w:jc w:val="both"/>
        <w:rPr>
          <w:sz w:val="24"/>
          <w:szCs w:val="24"/>
        </w:rPr>
      </w:pPr>
    </w:p>
    <w:p w:rsidR="00501F29" w:rsidRPr="00052D2A" w:rsidRDefault="00501F29">
      <w:pPr>
        <w:rPr>
          <w:b/>
          <w:bCs/>
          <w:iCs/>
        </w:rPr>
      </w:pPr>
    </w:p>
    <w:bookmarkEnd w:id="155"/>
    <w:p w:rsidR="00501F29" w:rsidRPr="00052D2A" w:rsidRDefault="00501F29">
      <w:pPr>
        <w:rPr>
          <w:b/>
          <w:bCs/>
          <w:iCs/>
        </w:rPr>
      </w:pPr>
    </w:p>
    <w:bookmarkEnd w:id="154"/>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rsidP="007364EC">
      <w:pPr>
        <w:pStyle w:val="Heading4"/>
        <w:ind w:left="0" w:firstLine="0"/>
        <w:jc w:val="center"/>
        <w:rPr>
          <w:b w:val="0"/>
          <w:bCs w:val="0"/>
          <w:i w:val="0"/>
          <w:iCs/>
          <w:color w:val="000000" w:themeColor="text1"/>
          <w:sz w:val="24"/>
          <w:szCs w:val="24"/>
        </w:rPr>
      </w:pPr>
    </w:p>
    <w:p w:rsidR="00501F29" w:rsidRPr="00052D2A" w:rsidRDefault="007364EC" w:rsidP="007364EC">
      <w:pPr>
        <w:pStyle w:val="Heading1"/>
        <w:ind w:left="0" w:firstLine="0"/>
        <w:jc w:val="center"/>
        <w:rPr>
          <w:b w:val="0"/>
          <w:bCs w:val="0"/>
          <w:sz w:val="44"/>
          <w:szCs w:val="44"/>
        </w:rPr>
      </w:pPr>
      <w:bookmarkStart w:id="196" w:name="_Toc61207338"/>
      <w:r>
        <w:rPr>
          <w:sz w:val="44"/>
          <w:szCs w:val="44"/>
        </w:rPr>
        <w:t xml:space="preserve">              </w:t>
      </w:r>
      <w:bookmarkStart w:id="197" w:name="_Toc73242415"/>
      <w:r w:rsidR="000D2D7B" w:rsidRPr="00052D2A">
        <w:rPr>
          <w:sz w:val="44"/>
          <w:szCs w:val="44"/>
        </w:rPr>
        <w:t>Chapter 7</w:t>
      </w:r>
      <w:bookmarkEnd w:id="196"/>
      <w:bookmarkEnd w:id="197"/>
    </w:p>
    <w:p w:rsidR="00501F29" w:rsidRPr="00052D2A" w:rsidRDefault="000D2D7B" w:rsidP="007364EC">
      <w:pPr>
        <w:pStyle w:val="Heading1"/>
        <w:jc w:val="center"/>
        <w:rPr>
          <w:b w:val="0"/>
          <w:bCs w:val="0"/>
          <w:sz w:val="44"/>
          <w:szCs w:val="44"/>
        </w:rPr>
      </w:pPr>
      <w:bookmarkStart w:id="198" w:name="_Toc61207339"/>
      <w:bookmarkStart w:id="199" w:name="_Toc73242416"/>
      <w:r w:rsidRPr="00052D2A">
        <w:rPr>
          <w:sz w:val="44"/>
          <w:szCs w:val="44"/>
        </w:rPr>
        <w:t>Conclusion and Future Work</w:t>
      </w:r>
      <w:bookmarkEnd w:id="198"/>
      <w:bookmarkEnd w:id="199"/>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4"/>
        <w:ind w:left="0" w:firstLine="0"/>
        <w:rPr>
          <w:b w:val="0"/>
          <w:bCs w:val="0"/>
          <w:i w:val="0"/>
          <w:iCs/>
          <w:color w:val="000000" w:themeColor="text1"/>
          <w:sz w:val="24"/>
          <w:szCs w:val="24"/>
        </w:rPr>
      </w:pPr>
    </w:p>
    <w:p w:rsidR="00501F29" w:rsidRPr="00052D2A" w:rsidRDefault="00501F29">
      <w:pPr>
        <w:pStyle w:val="Heading1"/>
        <w:spacing w:line="480" w:lineRule="auto"/>
        <w:ind w:left="0" w:firstLine="0"/>
        <w:rPr>
          <w:color w:val="000000" w:themeColor="text1"/>
          <w:sz w:val="32"/>
          <w:szCs w:val="32"/>
        </w:rPr>
      </w:pPr>
      <w:bookmarkStart w:id="200" w:name="_Toc61207340"/>
      <w:bookmarkStart w:id="201" w:name="_Hlk57130537"/>
    </w:p>
    <w:p w:rsidR="00501F29" w:rsidRPr="00052D2A" w:rsidRDefault="00501F29">
      <w:pPr>
        <w:pStyle w:val="Heading1"/>
        <w:spacing w:line="480" w:lineRule="auto"/>
        <w:ind w:left="0" w:firstLine="0"/>
        <w:rPr>
          <w:color w:val="000000" w:themeColor="text1"/>
          <w:sz w:val="32"/>
          <w:szCs w:val="32"/>
        </w:rPr>
      </w:pPr>
    </w:p>
    <w:p w:rsidR="00501F29" w:rsidRPr="00052D2A" w:rsidRDefault="00501F29">
      <w:pPr>
        <w:pStyle w:val="Heading1"/>
        <w:spacing w:line="480" w:lineRule="auto"/>
        <w:ind w:left="0" w:firstLine="0"/>
        <w:rPr>
          <w:color w:val="000000" w:themeColor="text1"/>
          <w:sz w:val="32"/>
          <w:szCs w:val="32"/>
        </w:rPr>
      </w:pPr>
    </w:p>
    <w:p w:rsidR="00501F29" w:rsidRPr="00052D2A" w:rsidRDefault="00501F29">
      <w:pPr>
        <w:pStyle w:val="Heading1"/>
        <w:spacing w:line="480" w:lineRule="auto"/>
        <w:ind w:left="0" w:firstLine="0"/>
        <w:rPr>
          <w:color w:val="000000" w:themeColor="text1"/>
          <w:sz w:val="32"/>
          <w:szCs w:val="32"/>
        </w:rPr>
      </w:pPr>
    </w:p>
    <w:p w:rsidR="00501F29" w:rsidRPr="00052D2A" w:rsidRDefault="00501F29">
      <w:pPr>
        <w:pStyle w:val="Heading1"/>
        <w:spacing w:line="480" w:lineRule="auto"/>
        <w:ind w:left="0" w:firstLine="0"/>
        <w:rPr>
          <w:color w:val="000000" w:themeColor="text1"/>
          <w:sz w:val="32"/>
          <w:szCs w:val="32"/>
        </w:rPr>
      </w:pPr>
    </w:p>
    <w:p w:rsidR="00501F29" w:rsidRPr="00052D2A" w:rsidRDefault="00501F29">
      <w:pPr>
        <w:pStyle w:val="Heading1"/>
        <w:spacing w:line="480" w:lineRule="auto"/>
        <w:ind w:left="0" w:firstLine="0"/>
        <w:rPr>
          <w:color w:val="000000" w:themeColor="text1"/>
          <w:sz w:val="32"/>
          <w:szCs w:val="32"/>
        </w:rPr>
      </w:pPr>
    </w:p>
    <w:p w:rsidR="00501F29" w:rsidRPr="00052D2A" w:rsidRDefault="00501F29">
      <w:pPr>
        <w:pStyle w:val="Heading1"/>
        <w:spacing w:line="480" w:lineRule="auto"/>
        <w:ind w:left="0" w:firstLine="0"/>
        <w:rPr>
          <w:color w:val="000000" w:themeColor="text1"/>
          <w:sz w:val="32"/>
          <w:szCs w:val="32"/>
        </w:rPr>
        <w:sectPr w:rsidR="00501F29" w:rsidRPr="00052D2A">
          <w:headerReference w:type="default" r:id="rId69"/>
          <w:footerReference w:type="default" r:id="rId70"/>
          <w:type w:val="continuous"/>
          <w:pgSz w:w="11910" w:h="16840"/>
          <w:pgMar w:top="1340" w:right="1300" w:bottom="1060" w:left="1560" w:header="0" w:footer="870" w:gutter="0"/>
          <w:cols w:space="720"/>
        </w:sectPr>
      </w:pPr>
    </w:p>
    <w:p w:rsidR="00501F29" w:rsidRPr="00052D2A" w:rsidRDefault="00501F29">
      <w:pPr>
        <w:pStyle w:val="Heading1"/>
        <w:spacing w:line="480" w:lineRule="auto"/>
        <w:ind w:left="0" w:firstLine="0"/>
        <w:rPr>
          <w:color w:val="000000" w:themeColor="text1"/>
          <w:sz w:val="32"/>
          <w:szCs w:val="32"/>
        </w:rPr>
      </w:pPr>
    </w:p>
    <w:p w:rsidR="00501F29" w:rsidRPr="00052D2A" w:rsidRDefault="00501F29">
      <w:pPr>
        <w:pStyle w:val="Heading1"/>
        <w:spacing w:line="480" w:lineRule="auto"/>
        <w:ind w:left="0" w:firstLine="0"/>
        <w:rPr>
          <w:color w:val="000000" w:themeColor="text1"/>
          <w:sz w:val="32"/>
          <w:szCs w:val="32"/>
        </w:rPr>
      </w:pPr>
    </w:p>
    <w:p w:rsidR="00501F29" w:rsidRPr="00052D2A" w:rsidRDefault="000D2D7B">
      <w:pPr>
        <w:pStyle w:val="Heading1"/>
        <w:spacing w:line="480" w:lineRule="auto"/>
        <w:ind w:left="0" w:firstLine="0"/>
        <w:rPr>
          <w:color w:val="000000" w:themeColor="text1"/>
          <w:sz w:val="32"/>
          <w:szCs w:val="32"/>
        </w:rPr>
      </w:pPr>
      <w:bookmarkStart w:id="202" w:name="_Toc73242417"/>
      <w:r w:rsidRPr="00052D2A">
        <w:rPr>
          <w:color w:val="000000" w:themeColor="text1"/>
          <w:sz w:val="32"/>
          <w:szCs w:val="32"/>
        </w:rPr>
        <w:lastRenderedPageBreak/>
        <w:t>7. Conclusion and Future Work</w:t>
      </w:r>
      <w:bookmarkEnd w:id="200"/>
      <w:bookmarkEnd w:id="202"/>
    </w:p>
    <w:p w:rsidR="00501F29" w:rsidRPr="00052D2A" w:rsidRDefault="000D2D7B">
      <w:pPr>
        <w:pStyle w:val="Heading2"/>
        <w:spacing w:line="480" w:lineRule="auto"/>
        <w:ind w:left="0"/>
        <w:rPr>
          <w:color w:val="000000" w:themeColor="text1"/>
          <w:sz w:val="28"/>
          <w:szCs w:val="28"/>
        </w:rPr>
      </w:pPr>
      <w:bookmarkStart w:id="203" w:name="_Toc61207341"/>
      <w:bookmarkStart w:id="204" w:name="_Toc73242418"/>
      <w:bookmarkStart w:id="205" w:name="_Hlk57131708"/>
      <w:r w:rsidRPr="00052D2A">
        <w:rPr>
          <w:color w:val="000000" w:themeColor="text1"/>
          <w:sz w:val="28"/>
          <w:szCs w:val="28"/>
        </w:rPr>
        <w:t>7.1 Conclusion</w:t>
      </w:r>
      <w:bookmarkEnd w:id="203"/>
      <w:bookmarkEnd w:id="204"/>
    </w:p>
    <w:p w:rsidR="00501F29" w:rsidRPr="00052D2A" w:rsidRDefault="000D2D7B">
      <w:pPr>
        <w:spacing w:line="480" w:lineRule="auto"/>
        <w:jc w:val="both"/>
        <w:rPr>
          <w:sz w:val="24"/>
          <w:szCs w:val="24"/>
        </w:rPr>
      </w:pPr>
      <w:r w:rsidRPr="00052D2A">
        <w:rPr>
          <w:sz w:val="24"/>
          <w:szCs w:val="24"/>
        </w:rPr>
        <w:t xml:space="preserve">Abnormal growth of tissue in the brain become tumor which can affect the normal functioning of brain the goal of image processing and machine learning in the medical field is to obtain the meaningful information with least human error accuracy and reliability are of utmost important two factor in tumor diagnosis because patient’s life depends upon the prediction by the </w:t>
      </w:r>
      <w:proofErr w:type="gramStart"/>
      <w:r w:rsidRPr="00052D2A">
        <w:rPr>
          <w:sz w:val="24"/>
          <w:szCs w:val="24"/>
        </w:rPr>
        <w:t>system  In</w:t>
      </w:r>
      <w:proofErr w:type="gramEnd"/>
      <w:r w:rsidRPr="00052D2A">
        <w:rPr>
          <w:sz w:val="24"/>
          <w:szCs w:val="24"/>
        </w:rPr>
        <w:t xml:space="preserve"> our project we have developed open source software to distinguish four types of brain tumor and one non tumor type. We are working on GUI, which is user friendly. It consists of seven steps, namely Input image, preprocessing (‘</w:t>
      </w:r>
      <w:r w:rsidRPr="00052D2A">
        <w:rPr>
          <w:i/>
          <w:iCs/>
          <w:sz w:val="24"/>
          <w:szCs w:val="24"/>
        </w:rPr>
        <w:t>image scaling’</w:t>
      </w:r>
      <w:r w:rsidRPr="00052D2A">
        <w:rPr>
          <w:sz w:val="24"/>
          <w:szCs w:val="24"/>
        </w:rPr>
        <w:t>, ‘</w:t>
      </w:r>
      <w:r w:rsidRPr="00052D2A">
        <w:rPr>
          <w:i/>
          <w:iCs/>
          <w:sz w:val="24"/>
          <w:szCs w:val="24"/>
        </w:rPr>
        <w:t>grey scale’</w:t>
      </w:r>
      <w:r w:rsidRPr="00052D2A">
        <w:rPr>
          <w:sz w:val="24"/>
          <w:szCs w:val="24"/>
        </w:rPr>
        <w:t>, ‘</w:t>
      </w:r>
      <w:r w:rsidRPr="00052D2A">
        <w:rPr>
          <w:i/>
          <w:iCs/>
          <w:sz w:val="24"/>
          <w:szCs w:val="24"/>
        </w:rPr>
        <w:t>image enhancement’</w:t>
      </w:r>
      <w:r w:rsidRPr="00052D2A">
        <w:rPr>
          <w:sz w:val="24"/>
          <w:szCs w:val="24"/>
        </w:rPr>
        <w:t>, ‘</w:t>
      </w:r>
      <w:r w:rsidRPr="00052D2A">
        <w:rPr>
          <w:i/>
          <w:iCs/>
          <w:sz w:val="24"/>
          <w:szCs w:val="24"/>
        </w:rPr>
        <w:t xml:space="preserve">median </w:t>
      </w:r>
      <w:proofErr w:type="gramStart"/>
      <w:r w:rsidRPr="00052D2A">
        <w:rPr>
          <w:i/>
          <w:iCs/>
          <w:sz w:val="24"/>
          <w:szCs w:val="24"/>
        </w:rPr>
        <w:t>filter</w:t>
      </w:r>
      <w:r w:rsidRPr="00052D2A">
        <w:rPr>
          <w:sz w:val="24"/>
          <w:szCs w:val="24"/>
        </w:rPr>
        <w:t>’ )</w:t>
      </w:r>
      <w:proofErr w:type="gramEnd"/>
      <w:r w:rsidRPr="00052D2A">
        <w:rPr>
          <w:sz w:val="24"/>
          <w:szCs w:val="24"/>
        </w:rPr>
        <w:t xml:space="preserve"> and prediction. We used Convolutional Neural Network to train our model and then the testing image is matched with trained model to predict the result as CNN does not require region segmentation even without segmentation CNN returns good result and </w:t>
      </w:r>
      <w:proofErr w:type="gramStart"/>
      <w:r w:rsidRPr="00052D2A">
        <w:rPr>
          <w:sz w:val="24"/>
          <w:szCs w:val="24"/>
        </w:rPr>
        <w:t>accuracy .</w:t>
      </w:r>
      <w:proofErr w:type="gramEnd"/>
      <w:r w:rsidRPr="00052D2A">
        <w:rPr>
          <w:sz w:val="24"/>
          <w:szCs w:val="24"/>
        </w:rPr>
        <w:t xml:space="preserve"> Here several methodologies are existing for brain tumor detection of MRI image. But this method is fast, and efficient </w:t>
      </w:r>
    </w:p>
    <w:p w:rsidR="00501F29" w:rsidRPr="00052D2A" w:rsidRDefault="000D2D7B">
      <w:pPr>
        <w:spacing w:line="480" w:lineRule="auto"/>
        <w:jc w:val="both"/>
        <w:rPr>
          <w:sz w:val="24"/>
          <w:szCs w:val="24"/>
        </w:rPr>
      </w:pPr>
      <w:r w:rsidRPr="00052D2A">
        <w:rPr>
          <w:sz w:val="24"/>
          <w:szCs w:val="24"/>
        </w:rPr>
        <w:t xml:space="preserve">We acquired 94% accuracy overall in concluding the four types of brain tumor and </w:t>
      </w:r>
      <w:proofErr w:type="gramStart"/>
      <w:r w:rsidRPr="00052D2A">
        <w:rPr>
          <w:sz w:val="24"/>
          <w:szCs w:val="24"/>
        </w:rPr>
        <w:t>one  non</w:t>
      </w:r>
      <w:proofErr w:type="gramEnd"/>
      <w:r w:rsidRPr="00052D2A">
        <w:rPr>
          <w:sz w:val="24"/>
          <w:szCs w:val="24"/>
        </w:rPr>
        <w:t xml:space="preserve">  tumor type </w:t>
      </w:r>
    </w:p>
    <w:p w:rsidR="00501F29" w:rsidRPr="00052D2A" w:rsidRDefault="000D2D7B" w:rsidP="00951055">
      <w:pPr>
        <w:jc w:val="center"/>
      </w:pPr>
      <w:r w:rsidRPr="00052D2A">
        <w:rPr>
          <w:noProof/>
        </w:rPr>
        <w:drawing>
          <wp:inline distT="0" distB="0" distL="0" distR="0" wp14:anchorId="4133C212" wp14:editId="79A9057A">
            <wp:extent cx="3808095" cy="2529840"/>
            <wp:effectExtent l="0" t="0" r="1905" b="3810"/>
            <wp:docPr id="63" name="Picture 63" descr="Update on Brain Tumor Imaging: From Anatomy to Physiology | American  Journal of Neuroradi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Update on Brain Tumor Imaging: From Anatomy to Physiology | American  Journal of Neuroradiology"/>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3821749" cy="2539183"/>
                    </a:xfrm>
                    <a:prstGeom prst="rect">
                      <a:avLst/>
                    </a:prstGeom>
                    <a:noFill/>
                    <a:ln>
                      <a:noFill/>
                    </a:ln>
                  </pic:spPr>
                </pic:pic>
              </a:graphicData>
            </a:graphic>
          </wp:inline>
        </w:drawing>
      </w:r>
    </w:p>
    <w:p w:rsidR="00501F29" w:rsidRPr="00052D2A" w:rsidRDefault="000D2D7B">
      <w:pPr>
        <w:pStyle w:val="Caption"/>
        <w:jc w:val="center"/>
        <w:rPr>
          <w:b/>
          <w:bCs/>
          <w:color w:val="000000" w:themeColor="text1"/>
        </w:rPr>
      </w:pPr>
      <w:bookmarkStart w:id="206" w:name="_Toc71534442"/>
      <w:r w:rsidRPr="00052D2A">
        <w:rPr>
          <w:b/>
          <w:bCs/>
          <w:color w:val="000000" w:themeColor="text1"/>
        </w:rPr>
        <w:t>Figure 7.</w:t>
      </w:r>
      <w:r w:rsidR="00115334" w:rsidRPr="00052D2A">
        <w:rPr>
          <w:b/>
          <w:bCs/>
          <w:color w:val="000000" w:themeColor="text1"/>
        </w:rPr>
        <w:fldChar w:fldCharType="begin"/>
      </w:r>
      <w:r w:rsidRPr="00052D2A">
        <w:rPr>
          <w:b/>
          <w:bCs/>
          <w:color w:val="000000" w:themeColor="text1"/>
        </w:rPr>
        <w:instrText xml:space="preserve"> SEQ Figure \* ARABIC \s 1 </w:instrText>
      </w:r>
      <w:r w:rsidR="00115334" w:rsidRPr="00052D2A">
        <w:rPr>
          <w:b/>
          <w:bCs/>
          <w:color w:val="000000" w:themeColor="text1"/>
        </w:rPr>
        <w:fldChar w:fldCharType="separate"/>
      </w:r>
      <w:r w:rsidR="00052D2A" w:rsidRPr="00052D2A">
        <w:rPr>
          <w:b/>
          <w:bCs/>
          <w:noProof/>
          <w:color w:val="000000" w:themeColor="text1"/>
        </w:rPr>
        <w:t>1</w:t>
      </w:r>
      <w:r w:rsidR="00115334" w:rsidRPr="00052D2A">
        <w:rPr>
          <w:b/>
          <w:bCs/>
          <w:color w:val="000000" w:themeColor="text1"/>
        </w:rPr>
        <w:fldChar w:fldCharType="end"/>
      </w:r>
      <w:r w:rsidRPr="00052D2A">
        <w:rPr>
          <w:b/>
          <w:bCs/>
          <w:color w:val="000000" w:themeColor="text1"/>
        </w:rPr>
        <w:t xml:space="preserve"> Conclusion</w:t>
      </w:r>
      <w:bookmarkEnd w:id="206"/>
    </w:p>
    <w:p w:rsidR="00501F29" w:rsidRPr="00052D2A" w:rsidRDefault="00501F29">
      <w:pPr>
        <w:pStyle w:val="Heading2"/>
        <w:spacing w:line="480" w:lineRule="auto"/>
        <w:ind w:left="0"/>
        <w:jc w:val="both"/>
        <w:rPr>
          <w:b w:val="0"/>
          <w:bCs w:val="0"/>
          <w:sz w:val="24"/>
          <w:szCs w:val="24"/>
        </w:rPr>
      </w:pPr>
    </w:p>
    <w:p w:rsidR="00501F29" w:rsidRPr="00052D2A" w:rsidRDefault="00501F29">
      <w:pPr>
        <w:spacing w:line="480" w:lineRule="auto"/>
        <w:jc w:val="both"/>
        <w:rPr>
          <w:rStyle w:val="Heading2Char"/>
          <w:color w:val="000000" w:themeColor="text1"/>
          <w:sz w:val="28"/>
          <w:szCs w:val="28"/>
        </w:rPr>
      </w:pPr>
      <w:bookmarkStart w:id="207" w:name="_Hlk57131784"/>
      <w:bookmarkStart w:id="208" w:name="_Toc61207342"/>
    </w:p>
    <w:p w:rsidR="00501F29" w:rsidRPr="00052D2A" w:rsidRDefault="00501F29">
      <w:pPr>
        <w:spacing w:line="480" w:lineRule="auto"/>
        <w:jc w:val="both"/>
        <w:rPr>
          <w:rStyle w:val="Heading2Char"/>
          <w:color w:val="000000" w:themeColor="text1"/>
          <w:sz w:val="28"/>
          <w:szCs w:val="28"/>
        </w:rPr>
      </w:pPr>
    </w:p>
    <w:p w:rsidR="00501F29" w:rsidRPr="00052D2A" w:rsidRDefault="000D2D7B">
      <w:pPr>
        <w:spacing w:line="480" w:lineRule="auto"/>
        <w:jc w:val="both"/>
        <w:rPr>
          <w:color w:val="000000" w:themeColor="text1"/>
          <w:sz w:val="28"/>
          <w:szCs w:val="28"/>
        </w:rPr>
      </w:pPr>
      <w:bookmarkStart w:id="209" w:name="_Toc73242419"/>
      <w:r w:rsidRPr="00052D2A">
        <w:rPr>
          <w:rStyle w:val="Heading2Char"/>
          <w:color w:val="000000" w:themeColor="text1"/>
          <w:sz w:val="28"/>
          <w:szCs w:val="28"/>
        </w:rPr>
        <w:t>7.2 Future Work</w:t>
      </w:r>
      <w:bookmarkEnd w:id="207"/>
      <w:bookmarkEnd w:id="208"/>
      <w:bookmarkEnd w:id="209"/>
    </w:p>
    <w:p w:rsidR="00501F29" w:rsidRPr="00052D2A" w:rsidRDefault="000D2D7B">
      <w:pPr>
        <w:spacing w:line="480" w:lineRule="auto"/>
        <w:jc w:val="both"/>
        <w:rPr>
          <w:color w:val="000000" w:themeColor="text1"/>
          <w:sz w:val="24"/>
          <w:szCs w:val="24"/>
        </w:rPr>
      </w:pPr>
      <w:r w:rsidRPr="00052D2A">
        <w:rPr>
          <w:sz w:val="24"/>
          <w:szCs w:val="24"/>
        </w:rPr>
        <w:t xml:space="preserve">In the future, the actual implementation of the project will be done where all the modules will be coded, tested, and deployed at industrial </w:t>
      </w:r>
      <w:proofErr w:type="spellStart"/>
      <w:r w:rsidRPr="00052D2A">
        <w:rPr>
          <w:sz w:val="24"/>
          <w:szCs w:val="24"/>
        </w:rPr>
        <w:t>level.Multiple</w:t>
      </w:r>
      <w:proofErr w:type="spellEnd"/>
      <w:r w:rsidRPr="00052D2A">
        <w:rPr>
          <w:sz w:val="24"/>
          <w:szCs w:val="24"/>
        </w:rPr>
        <w:t xml:space="preserve"> brain tumor exist in the world more tumor classes can be added and overall accuracy of the system can be improved .With more extended data set the </w:t>
      </w:r>
      <w:proofErr w:type="spellStart"/>
      <w:r w:rsidRPr="00052D2A">
        <w:rPr>
          <w:sz w:val="24"/>
          <w:szCs w:val="24"/>
        </w:rPr>
        <w:t>over all</w:t>
      </w:r>
      <w:proofErr w:type="spellEnd"/>
      <w:r w:rsidRPr="00052D2A">
        <w:rPr>
          <w:sz w:val="24"/>
          <w:szCs w:val="24"/>
        </w:rPr>
        <w:t xml:space="preserve"> classification accuracy can be improved  There are so many algorithms available for prediction and image processing, Graphical comparison of abnormal and normal brain can be added  in to the system. This system can be used in clinics which can replace the manual reading of MRI images for brain tumor </w:t>
      </w:r>
      <w:proofErr w:type="gramStart"/>
      <w:r w:rsidRPr="00052D2A">
        <w:rPr>
          <w:sz w:val="24"/>
          <w:szCs w:val="24"/>
        </w:rPr>
        <w:t>detection ,</w:t>
      </w:r>
      <w:proofErr w:type="gramEnd"/>
      <w:r w:rsidRPr="00052D2A">
        <w:rPr>
          <w:sz w:val="24"/>
          <w:szCs w:val="24"/>
        </w:rPr>
        <w:t xml:space="preserve"> it can save time and  this process is less prone to human error which can be helpful for doctor to take better decision for the treatment of patient </w:t>
      </w:r>
    </w:p>
    <w:p w:rsidR="00501F29" w:rsidRPr="00052D2A" w:rsidRDefault="00501F29">
      <w:pPr>
        <w:pStyle w:val="Heading2"/>
        <w:spacing w:line="480" w:lineRule="auto"/>
        <w:ind w:left="0"/>
        <w:jc w:val="both"/>
        <w:rPr>
          <w:color w:val="000000" w:themeColor="text1"/>
          <w:sz w:val="24"/>
          <w:szCs w:val="24"/>
        </w:rPr>
      </w:pPr>
    </w:p>
    <w:bookmarkEnd w:id="205"/>
    <w:p w:rsidR="00501F29" w:rsidRPr="00052D2A" w:rsidRDefault="00501F29">
      <w:pPr>
        <w:pStyle w:val="Heading1"/>
        <w:ind w:left="0" w:firstLine="0"/>
        <w:rPr>
          <w:b w:val="0"/>
          <w:bCs w:val="0"/>
          <w:color w:val="000000" w:themeColor="text1"/>
          <w:sz w:val="32"/>
          <w:szCs w:val="32"/>
        </w:rPr>
      </w:pPr>
    </w:p>
    <w:p w:rsidR="00CD713E" w:rsidRPr="00052D2A" w:rsidRDefault="00CD713E">
      <w:pPr>
        <w:pStyle w:val="Heading1"/>
        <w:ind w:left="0" w:firstLine="0"/>
        <w:rPr>
          <w:b w:val="0"/>
          <w:bCs w:val="0"/>
          <w:color w:val="000000" w:themeColor="text1"/>
          <w:sz w:val="32"/>
          <w:szCs w:val="32"/>
        </w:rPr>
        <w:sectPr w:rsidR="00CD713E" w:rsidRPr="00052D2A">
          <w:headerReference w:type="default" r:id="rId72"/>
          <w:footerReference w:type="default" r:id="rId73"/>
          <w:type w:val="continuous"/>
          <w:pgSz w:w="11910" w:h="16840"/>
          <w:pgMar w:top="1340" w:right="1300" w:bottom="1060" w:left="1560" w:header="567" w:footer="870" w:gutter="0"/>
          <w:cols w:space="720"/>
          <w:docGrid w:linePitch="299"/>
        </w:sect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sectPr w:rsidR="00501F29" w:rsidRPr="00052D2A">
          <w:headerReference w:type="default" r:id="rId74"/>
          <w:footerReference w:type="default" r:id="rId75"/>
          <w:type w:val="continuous"/>
          <w:pgSz w:w="11910" w:h="16840"/>
          <w:pgMar w:top="1340" w:right="1300" w:bottom="1060" w:left="1560" w:header="567" w:footer="870" w:gutter="0"/>
          <w:cols w:space="720"/>
          <w:docGrid w:linePitch="299"/>
        </w:sectPr>
      </w:pPr>
    </w:p>
    <w:p w:rsidR="007364EC" w:rsidRDefault="007364EC" w:rsidP="00DD14EF">
      <w:pPr>
        <w:pStyle w:val="Heading1"/>
        <w:ind w:left="0" w:firstLine="0"/>
        <w:jc w:val="center"/>
        <w:rPr>
          <w:sz w:val="44"/>
          <w:szCs w:val="44"/>
        </w:rPr>
      </w:pPr>
      <w:bookmarkStart w:id="210" w:name="_Toc61207343"/>
      <w:r>
        <w:rPr>
          <w:sz w:val="44"/>
          <w:szCs w:val="44"/>
        </w:rPr>
        <w:lastRenderedPageBreak/>
        <w:t xml:space="preserve">  </w:t>
      </w:r>
    </w:p>
    <w:p w:rsidR="007364EC" w:rsidRDefault="007364EC" w:rsidP="00DD14EF">
      <w:pPr>
        <w:pStyle w:val="Heading1"/>
        <w:ind w:left="0" w:firstLine="0"/>
        <w:jc w:val="center"/>
        <w:rPr>
          <w:sz w:val="44"/>
          <w:szCs w:val="44"/>
        </w:rPr>
      </w:pPr>
    </w:p>
    <w:p w:rsidR="007364EC" w:rsidRDefault="007364EC" w:rsidP="00DD14EF">
      <w:pPr>
        <w:pStyle w:val="Heading1"/>
        <w:ind w:left="0" w:firstLine="0"/>
        <w:jc w:val="center"/>
        <w:rPr>
          <w:sz w:val="44"/>
          <w:szCs w:val="44"/>
        </w:rPr>
      </w:pPr>
    </w:p>
    <w:p w:rsidR="007364EC" w:rsidRDefault="007364EC" w:rsidP="007364EC">
      <w:pPr>
        <w:pStyle w:val="Heading1"/>
        <w:ind w:left="0" w:firstLine="0"/>
        <w:jc w:val="center"/>
        <w:rPr>
          <w:sz w:val="44"/>
          <w:szCs w:val="44"/>
        </w:rPr>
      </w:pPr>
    </w:p>
    <w:p w:rsidR="007364EC" w:rsidRDefault="007364EC" w:rsidP="007364EC">
      <w:pPr>
        <w:pStyle w:val="Heading1"/>
        <w:ind w:left="0" w:firstLine="0"/>
        <w:jc w:val="center"/>
        <w:rPr>
          <w:sz w:val="44"/>
          <w:szCs w:val="44"/>
        </w:rPr>
      </w:pPr>
    </w:p>
    <w:p w:rsidR="007364EC" w:rsidRDefault="007364EC" w:rsidP="007364EC">
      <w:pPr>
        <w:pStyle w:val="Heading1"/>
        <w:ind w:left="0" w:firstLine="0"/>
        <w:jc w:val="center"/>
        <w:rPr>
          <w:sz w:val="44"/>
          <w:szCs w:val="44"/>
        </w:rPr>
      </w:pPr>
    </w:p>
    <w:p w:rsidR="007364EC" w:rsidRDefault="007364EC" w:rsidP="007364EC">
      <w:pPr>
        <w:pStyle w:val="Heading1"/>
        <w:ind w:left="0" w:firstLine="0"/>
        <w:jc w:val="center"/>
        <w:rPr>
          <w:sz w:val="44"/>
          <w:szCs w:val="44"/>
        </w:rPr>
      </w:pPr>
    </w:p>
    <w:p w:rsidR="007364EC" w:rsidRDefault="007364EC" w:rsidP="007364EC">
      <w:pPr>
        <w:pStyle w:val="Heading1"/>
        <w:ind w:left="0" w:firstLine="0"/>
        <w:jc w:val="center"/>
        <w:rPr>
          <w:sz w:val="44"/>
          <w:szCs w:val="44"/>
        </w:rPr>
      </w:pPr>
    </w:p>
    <w:p w:rsidR="00DD14EF" w:rsidRPr="00052D2A" w:rsidRDefault="000D2D7B" w:rsidP="007364EC">
      <w:pPr>
        <w:pStyle w:val="Heading1"/>
        <w:ind w:left="0" w:firstLine="0"/>
        <w:jc w:val="center"/>
        <w:rPr>
          <w:b w:val="0"/>
          <w:bCs w:val="0"/>
          <w:sz w:val="44"/>
          <w:szCs w:val="44"/>
        </w:rPr>
      </w:pPr>
      <w:bookmarkStart w:id="211" w:name="_Toc73242420"/>
      <w:r w:rsidRPr="00052D2A">
        <w:rPr>
          <w:sz w:val="44"/>
          <w:szCs w:val="44"/>
        </w:rPr>
        <w:t>Chapter 8</w:t>
      </w:r>
      <w:bookmarkStart w:id="212" w:name="_Toc61207344"/>
      <w:bookmarkEnd w:id="210"/>
      <w:bookmarkEnd w:id="211"/>
    </w:p>
    <w:p w:rsidR="00501F29" w:rsidRPr="00052D2A" w:rsidRDefault="000D2D7B" w:rsidP="007364EC">
      <w:pPr>
        <w:pStyle w:val="Heading1"/>
        <w:ind w:left="0" w:firstLine="0"/>
        <w:jc w:val="center"/>
        <w:rPr>
          <w:b w:val="0"/>
          <w:bCs w:val="0"/>
          <w:sz w:val="44"/>
          <w:szCs w:val="44"/>
        </w:rPr>
      </w:pPr>
      <w:bookmarkStart w:id="213" w:name="_Toc73242421"/>
      <w:r w:rsidRPr="00052D2A">
        <w:rPr>
          <w:sz w:val="44"/>
          <w:szCs w:val="44"/>
        </w:rPr>
        <w:t>References</w:t>
      </w:r>
      <w:bookmarkEnd w:id="212"/>
      <w:bookmarkEnd w:id="213"/>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sectPr w:rsidR="00501F29" w:rsidRPr="00052D2A">
          <w:headerReference w:type="default" r:id="rId76"/>
          <w:footerReference w:type="default" r:id="rId77"/>
          <w:type w:val="continuous"/>
          <w:pgSz w:w="11910" w:h="16840"/>
          <w:pgMar w:top="1340" w:right="1300" w:bottom="1060" w:left="1560" w:header="0" w:footer="870" w:gutter="0"/>
          <w:cols w:space="720"/>
        </w:sect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501F29" w:rsidRPr="00052D2A" w:rsidRDefault="00501F29">
      <w:pPr>
        <w:pStyle w:val="Heading1"/>
        <w:ind w:left="0" w:firstLine="0"/>
        <w:rPr>
          <w:b w:val="0"/>
          <w:bCs w:val="0"/>
          <w:color w:val="000000" w:themeColor="text1"/>
          <w:sz w:val="32"/>
          <w:szCs w:val="32"/>
        </w:rPr>
      </w:pPr>
    </w:p>
    <w:p w:rsidR="00CD713E" w:rsidRPr="00052D2A" w:rsidRDefault="00CD713E">
      <w:pPr>
        <w:pStyle w:val="Heading1"/>
        <w:ind w:left="0" w:firstLine="0"/>
        <w:rPr>
          <w:b w:val="0"/>
          <w:bCs w:val="0"/>
          <w:color w:val="000000" w:themeColor="text1"/>
          <w:sz w:val="32"/>
          <w:szCs w:val="32"/>
        </w:rPr>
        <w:sectPr w:rsidR="00CD713E" w:rsidRPr="00052D2A" w:rsidSect="00E90D48">
          <w:headerReference w:type="default" r:id="rId78"/>
          <w:footerReference w:type="default" r:id="rId79"/>
          <w:type w:val="continuous"/>
          <w:pgSz w:w="11910" w:h="16840"/>
          <w:pgMar w:top="1340" w:right="1300" w:bottom="1060" w:left="1560" w:header="0" w:footer="864" w:gutter="0"/>
          <w:cols w:space="720"/>
          <w:docGrid w:linePitch="360"/>
        </w:sectPr>
      </w:pPr>
    </w:p>
    <w:p w:rsidR="00501F29" w:rsidRPr="00052D2A" w:rsidRDefault="00501F29">
      <w:pPr>
        <w:pStyle w:val="Heading1"/>
        <w:ind w:left="0" w:firstLine="0"/>
        <w:rPr>
          <w:b w:val="0"/>
          <w:bCs w:val="0"/>
          <w:color w:val="000000" w:themeColor="text1"/>
          <w:sz w:val="32"/>
          <w:szCs w:val="32"/>
        </w:rPr>
      </w:pPr>
    </w:p>
    <w:p w:rsidR="00210601" w:rsidRPr="00052D2A" w:rsidRDefault="00210601" w:rsidP="00210601"/>
    <w:p w:rsidR="00210601" w:rsidRPr="00052D2A" w:rsidRDefault="00210601" w:rsidP="00210601"/>
    <w:p w:rsidR="00210601" w:rsidRPr="00052D2A" w:rsidRDefault="00210601" w:rsidP="00210601"/>
    <w:p w:rsidR="00210601" w:rsidRPr="00052D2A" w:rsidRDefault="00210601" w:rsidP="00210601"/>
    <w:p w:rsidR="00501F29" w:rsidRPr="00052D2A" w:rsidRDefault="000D2D7B">
      <w:pPr>
        <w:spacing w:line="480" w:lineRule="auto"/>
        <w:jc w:val="both"/>
        <w:rPr>
          <w:color w:val="000000" w:themeColor="text1"/>
          <w:sz w:val="24"/>
          <w:szCs w:val="24"/>
        </w:rPr>
      </w:pPr>
      <w:r w:rsidRPr="00052D2A">
        <w:rPr>
          <w:color w:val="000000" w:themeColor="text1"/>
          <w:sz w:val="24"/>
          <w:szCs w:val="24"/>
        </w:rPr>
        <w:lastRenderedPageBreak/>
        <w:t xml:space="preserve">[1] </w:t>
      </w:r>
      <w:r w:rsidRPr="00052D2A">
        <w:rPr>
          <w:color w:val="000000" w:themeColor="text1"/>
          <w:sz w:val="24"/>
          <w:szCs w:val="24"/>
          <w:shd w:val="clear" w:color="auto" w:fill="FFFFFF"/>
        </w:rPr>
        <w:t xml:space="preserve">D. M. Joshi, N. K. </w:t>
      </w:r>
      <w:proofErr w:type="spellStart"/>
      <w:r w:rsidRPr="00052D2A">
        <w:rPr>
          <w:color w:val="000000" w:themeColor="text1"/>
          <w:sz w:val="24"/>
          <w:szCs w:val="24"/>
          <w:shd w:val="clear" w:color="auto" w:fill="FFFFFF"/>
        </w:rPr>
        <w:t>Rana</w:t>
      </w:r>
      <w:proofErr w:type="spellEnd"/>
      <w:r w:rsidRPr="00052D2A">
        <w:rPr>
          <w:color w:val="000000" w:themeColor="text1"/>
          <w:sz w:val="24"/>
          <w:szCs w:val="24"/>
          <w:shd w:val="clear" w:color="auto" w:fill="FFFFFF"/>
        </w:rPr>
        <w:t xml:space="preserve"> and V. M. </w:t>
      </w:r>
      <w:proofErr w:type="spellStart"/>
      <w:r w:rsidRPr="00052D2A">
        <w:rPr>
          <w:color w:val="000000" w:themeColor="text1"/>
          <w:sz w:val="24"/>
          <w:szCs w:val="24"/>
          <w:shd w:val="clear" w:color="auto" w:fill="FFFFFF"/>
        </w:rPr>
        <w:t>Misra</w:t>
      </w:r>
      <w:proofErr w:type="spellEnd"/>
      <w:r w:rsidRPr="00052D2A">
        <w:rPr>
          <w:color w:val="000000" w:themeColor="text1"/>
          <w:sz w:val="24"/>
          <w:szCs w:val="24"/>
          <w:shd w:val="clear" w:color="auto" w:fill="FFFFFF"/>
        </w:rPr>
        <w:t>, "Classification of Brain Cancer using Artificial Neural Network," </w:t>
      </w:r>
      <w:r w:rsidRPr="00052D2A">
        <w:rPr>
          <w:i/>
          <w:iCs/>
          <w:color w:val="000000" w:themeColor="text1"/>
          <w:sz w:val="24"/>
          <w:szCs w:val="24"/>
          <w:shd w:val="clear" w:color="auto" w:fill="FFFFFF"/>
        </w:rPr>
        <w:t>2010 2nd International Conference on Electronic Computer Technology</w:t>
      </w:r>
      <w:r w:rsidRPr="00052D2A">
        <w:rPr>
          <w:color w:val="000000" w:themeColor="text1"/>
          <w:sz w:val="24"/>
          <w:szCs w:val="24"/>
          <w:shd w:val="clear" w:color="auto" w:fill="FFFFFF"/>
        </w:rPr>
        <w:t xml:space="preserve">, Kuala Lumpur, 2010, pp. 112-116, </w:t>
      </w:r>
      <w:proofErr w:type="spellStart"/>
      <w:r w:rsidRPr="00052D2A">
        <w:rPr>
          <w:color w:val="000000" w:themeColor="text1"/>
          <w:sz w:val="24"/>
          <w:szCs w:val="24"/>
          <w:shd w:val="clear" w:color="auto" w:fill="FFFFFF"/>
        </w:rPr>
        <w:t>doi</w:t>
      </w:r>
      <w:proofErr w:type="spellEnd"/>
      <w:r w:rsidRPr="00052D2A">
        <w:rPr>
          <w:color w:val="000000" w:themeColor="text1"/>
          <w:sz w:val="24"/>
          <w:szCs w:val="24"/>
          <w:shd w:val="clear" w:color="auto" w:fill="FFFFFF"/>
        </w:rPr>
        <w:t>: 10.1109/ICECTECH.2010.5479975.</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 xml:space="preserve">[2] </w:t>
      </w:r>
      <w:r w:rsidRPr="00052D2A">
        <w:rPr>
          <w:color w:val="000000" w:themeColor="text1"/>
          <w:sz w:val="24"/>
          <w:szCs w:val="24"/>
          <w:shd w:val="clear" w:color="auto" w:fill="FFFFFF"/>
        </w:rPr>
        <w:t>Hari Babu Nandpuru, S. S. Salankar and V. R. Bora, "MRI brain cancer classification using Support Vector Machine," </w:t>
      </w:r>
      <w:r w:rsidRPr="00052D2A">
        <w:rPr>
          <w:i/>
          <w:iCs/>
          <w:color w:val="000000" w:themeColor="text1"/>
          <w:sz w:val="24"/>
          <w:szCs w:val="24"/>
          <w:shd w:val="clear" w:color="auto" w:fill="FFFFFF"/>
        </w:rPr>
        <w:t>2014 IEEE Students' Conference on Electrical, Electronics and Computer Science</w:t>
      </w:r>
      <w:r w:rsidRPr="00052D2A">
        <w:rPr>
          <w:color w:val="000000" w:themeColor="text1"/>
          <w:sz w:val="24"/>
          <w:szCs w:val="24"/>
          <w:shd w:val="clear" w:color="auto" w:fill="FFFFFF"/>
        </w:rPr>
        <w:t xml:space="preserve">, Bhopal, 2014, pp. 1-6, </w:t>
      </w:r>
      <w:proofErr w:type="spellStart"/>
      <w:r w:rsidRPr="00052D2A">
        <w:rPr>
          <w:color w:val="000000" w:themeColor="text1"/>
          <w:sz w:val="24"/>
          <w:szCs w:val="24"/>
          <w:shd w:val="clear" w:color="auto" w:fill="FFFFFF"/>
        </w:rPr>
        <w:t>doi</w:t>
      </w:r>
      <w:proofErr w:type="spellEnd"/>
      <w:r w:rsidRPr="00052D2A">
        <w:rPr>
          <w:color w:val="000000" w:themeColor="text1"/>
          <w:sz w:val="24"/>
          <w:szCs w:val="24"/>
          <w:shd w:val="clear" w:color="auto" w:fill="FFFFFF"/>
        </w:rPr>
        <w:t>: 10.1109/SCEECS.2014.6804439.</w:t>
      </w:r>
    </w:p>
    <w:p w:rsidR="00501F29" w:rsidRPr="00052D2A" w:rsidRDefault="000D2D7B">
      <w:pPr>
        <w:spacing w:line="480" w:lineRule="auto"/>
        <w:jc w:val="both"/>
        <w:rPr>
          <w:color w:val="000000" w:themeColor="text1"/>
          <w:sz w:val="24"/>
          <w:szCs w:val="24"/>
          <w:shd w:val="clear" w:color="auto" w:fill="FFFFFF"/>
        </w:rPr>
      </w:pPr>
      <w:r w:rsidRPr="00052D2A">
        <w:rPr>
          <w:color w:val="000000" w:themeColor="text1"/>
          <w:sz w:val="24"/>
          <w:szCs w:val="24"/>
        </w:rPr>
        <w:t xml:space="preserve">[3] </w:t>
      </w:r>
      <w:r w:rsidRPr="00052D2A">
        <w:rPr>
          <w:color w:val="000000" w:themeColor="text1"/>
          <w:sz w:val="24"/>
          <w:szCs w:val="24"/>
          <w:shd w:val="clear" w:color="auto" w:fill="FFFFFF"/>
        </w:rPr>
        <w:t>Singh, S. “CLASSIFICATION OF HUMAN BRAIN TUMORS FROM MRI USING K-NN ALGORITHM.” (2015).</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[4] T. </w:t>
      </w:r>
      <w:proofErr w:type="spellStart"/>
      <w:r w:rsidRPr="00052D2A">
        <w:rPr>
          <w:color w:val="000000" w:themeColor="text1"/>
          <w:sz w:val="24"/>
          <w:szCs w:val="24"/>
        </w:rPr>
        <w:t>Logeswari</w:t>
      </w:r>
      <w:proofErr w:type="spellEnd"/>
      <w:r w:rsidRPr="00052D2A">
        <w:rPr>
          <w:color w:val="000000" w:themeColor="text1"/>
          <w:sz w:val="24"/>
          <w:szCs w:val="24"/>
        </w:rPr>
        <w:t>, M. </w:t>
      </w:r>
      <w:proofErr w:type="spellStart"/>
      <w:r w:rsidRPr="00052D2A">
        <w:rPr>
          <w:color w:val="000000" w:themeColor="text1"/>
          <w:sz w:val="24"/>
          <w:szCs w:val="24"/>
        </w:rPr>
        <w:t>Karnan</w:t>
      </w:r>
      <w:proofErr w:type="spellEnd"/>
      <w:r w:rsidRPr="00052D2A">
        <w:rPr>
          <w:color w:val="000000" w:themeColor="text1"/>
          <w:sz w:val="24"/>
          <w:szCs w:val="24"/>
        </w:rPr>
        <w:t>, “</w:t>
      </w:r>
      <w:r w:rsidRPr="00052D2A">
        <w:rPr>
          <w:i/>
          <w:iCs/>
          <w:color w:val="000000" w:themeColor="text1"/>
          <w:sz w:val="24"/>
          <w:szCs w:val="24"/>
        </w:rPr>
        <w:t>An improved implementation of brain tumor detection using segmentation based on hierarchical self-organizing map</w:t>
      </w:r>
      <w:r w:rsidRPr="00052D2A">
        <w:rPr>
          <w:b/>
          <w:bCs/>
          <w:color w:val="000000" w:themeColor="text1"/>
          <w:sz w:val="24"/>
          <w:szCs w:val="24"/>
        </w:rPr>
        <w:t>”,</w:t>
      </w:r>
      <w:r w:rsidRPr="00052D2A">
        <w:rPr>
          <w:color w:val="000000" w:themeColor="text1"/>
          <w:sz w:val="24"/>
          <w:szCs w:val="24"/>
        </w:rPr>
        <w:t xml:space="preserve"> </w:t>
      </w:r>
      <w:proofErr w:type="spellStart"/>
      <w:r w:rsidRPr="00052D2A">
        <w:rPr>
          <w:color w:val="000000" w:themeColor="text1"/>
          <w:sz w:val="24"/>
          <w:szCs w:val="24"/>
        </w:rPr>
        <w:t>Int</w:t>
      </w:r>
      <w:proofErr w:type="spellEnd"/>
      <w:r w:rsidRPr="00052D2A">
        <w:rPr>
          <w:color w:val="000000" w:themeColor="text1"/>
          <w:sz w:val="24"/>
          <w:szCs w:val="24"/>
        </w:rPr>
        <w:t xml:space="preserve"> J </w:t>
      </w:r>
      <w:proofErr w:type="spellStart"/>
      <w:r w:rsidRPr="00052D2A">
        <w:rPr>
          <w:color w:val="000000" w:themeColor="text1"/>
          <w:sz w:val="24"/>
          <w:szCs w:val="24"/>
        </w:rPr>
        <w:t>Comput</w:t>
      </w:r>
      <w:proofErr w:type="spellEnd"/>
      <w:r w:rsidRPr="00052D2A">
        <w:rPr>
          <w:color w:val="000000" w:themeColor="text1"/>
          <w:sz w:val="24"/>
          <w:szCs w:val="24"/>
        </w:rPr>
        <w:t xml:space="preserve"> Theory </w:t>
      </w:r>
      <w:proofErr w:type="spellStart"/>
      <w:r w:rsidRPr="00052D2A">
        <w:rPr>
          <w:color w:val="000000" w:themeColor="text1"/>
          <w:sz w:val="24"/>
          <w:szCs w:val="24"/>
        </w:rPr>
        <w:t>Eng</w:t>
      </w:r>
      <w:proofErr w:type="spellEnd"/>
      <w:r w:rsidRPr="00052D2A">
        <w:rPr>
          <w:color w:val="000000" w:themeColor="text1"/>
          <w:sz w:val="24"/>
          <w:szCs w:val="24"/>
        </w:rPr>
        <w:t>, 2 (4) (2010), pp. 591-595.</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[5] K.B. Ahmed, L.O. Hall, D.B. </w:t>
      </w:r>
      <w:proofErr w:type="spellStart"/>
      <w:r w:rsidRPr="00052D2A">
        <w:rPr>
          <w:color w:val="000000" w:themeColor="text1"/>
          <w:sz w:val="24"/>
          <w:szCs w:val="24"/>
        </w:rPr>
        <w:t>Goldgof</w:t>
      </w:r>
      <w:proofErr w:type="spellEnd"/>
      <w:r w:rsidRPr="00052D2A">
        <w:rPr>
          <w:color w:val="000000" w:themeColor="text1"/>
          <w:sz w:val="24"/>
          <w:szCs w:val="24"/>
        </w:rPr>
        <w:t>, R. Liu, R.A. “</w:t>
      </w:r>
      <w:r w:rsidRPr="00052D2A">
        <w:rPr>
          <w:i/>
          <w:iCs/>
          <w:color w:val="000000" w:themeColor="text1"/>
          <w:sz w:val="24"/>
          <w:szCs w:val="24"/>
        </w:rPr>
        <w:t>Fine-tuning convolutional deep features for MRI based brain tumor classification Medical Imaging</w:t>
      </w:r>
      <w:r w:rsidRPr="00052D2A">
        <w:rPr>
          <w:color w:val="000000" w:themeColor="text1"/>
          <w:sz w:val="24"/>
          <w:szCs w:val="24"/>
        </w:rPr>
        <w:t>” 2017: Computer-Aided Diagnosis, Vol. 10134, International Society for Optics and Photonics (2017 Mar 3), p. 101342E.</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 xml:space="preserve">[6] Cheng J, Yang W, Huang M, Huang W, Jiang J, Zhou Y, et al. (2016) Retrieval of Brain Tumors by Adaptive Spatial Pooling and Fisher Vector Representation. </w:t>
      </w:r>
      <w:proofErr w:type="spellStart"/>
      <w:r w:rsidRPr="00052D2A">
        <w:rPr>
          <w:color w:val="000000" w:themeColor="text1"/>
          <w:sz w:val="24"/>
          <w:szCs w:val="24"/>
        </w:rPr>
        <w:t>PLoS</w:t>
      </w:r>
      <w:proofErr w:type="spellEnd"/>
      <w:r w:rsidRPr="00052D2A">
        <w:rPr>
          <w:color w:val="000000" w:themeColor="text1"/>
          <w:sz w:val="24"/>
          <w:szCs w:val="24"/>
        </w:rPr>
        <w:t xml:space="preserve"> ONE 11(6): e0157112 </w:t>
      </w:r>
      <w:hyperlink r:id="rId80" w:history="1">
        <w:r w:rsidRPr="00052D2A">
          <w:rPr>
            <w:rStyle w:val="Hyperlink"/>
            <w:sz w:val="24"/>
            <w:szCs w:val="24"/>
          </w:rPr>
          <w:t>https://doi.org/10.1371/journal.pone.0157112</w:t>
        </w:r>
      </w:hyperlink>
      <w:r w:rsidRPr="00052D2A">
        <w:rPr>
          <w:color w:val="000000" w:themeColor="text1"/>
          <w:sz w:val="24"/>
          <w:szCs w:val="24"/>
        </w:rPr>
        <w:t>.</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 xml:space="preserve">[7] </w:t>
      </w:r>
      <w:proofErr w:type="spellStart"/>
      <w:r w:rsidRPr="00052D2A">
        <w:rPr>
          <w:color w:val="000000" w:themeColor="text1"/>
          <w:sz w:val="24"/>
          <w:szCs w:val="24"/>
        </w:rPr>
        <w:t>Abiwinanda</w:t>
      </w:r>
      <w:proofErr w:type="spellEnd"/>
      <w:r w:rsidRPr="00052D2A">
        <w:rPr>
          <w:color w:val="000000" w:themeColor="text1"/>
          <w:sz w:val="24"/>
          <w:szCs w:val="24"/>
        </w:rPr>
        <w:t xml:space="preserve"> N., </w:t>
      </w:r>
      <w:proofErr w:type="spellStart"/>
      <w:r w:rsidRPr="00052D2A">
        <w:rPr>
          <w:color w:val="000000" w:themeColor="text1"/>
          <w:sz w:val="24"/>
          <w:szCs w:val="24"/>
        </w:rPr>
        <w:t>Hanif</w:t>
      </w:r>
      <w:proofErr w:type="spellEnd"/>
      <w:r w:rsidRPr="00052D2A">
        <w:rPr>
          <w:color w:val="000000" w:themeColor="text1"/>
          <w:sz w:val="24"/>
          <w:szCs w:val="24"/>
        </w:rPr>
        <w:t xml:space="preserve"> M., </w:t>
      </w:r>
      <w:proofErr w:type="spellStart"/>
      <w:r w:rsidRPr="00052D2A">
        <w:rPr>
          <w:color w:val="000000" w:themeColor="text1"/>
          <w:sz w:val="24"/>
          <w:szCs w:val="24"/>
        </w:rPr>
        <w:t>Hesaputra</w:t>
      </w:r>
      <w:proofErr w:type="spellEnd"/>
      <w:r w:rsidRPr="00052D2A">
        <w:rPr>
          <w:color w:val="000000" w:themeColor="text1"/>
          <w:sz w:val="24"/>
          <w:szCs w:val="24"/>
        </w:rPr>
        <w:t xml:space="preserve"> S.T., </w:t>
      </w:r>
      <w:proofErr w:type="spellStart"/>
      <w:r w:rsidRPr="00052D2A">
        <w:rPr>
          <w:color w:val="000000" w:themeColor="text1"/>
          <w:sz w:val="24"/>
          <w:szCs w:val="24"/>
        </w:rPr>
        <w:t>Handayani</w:t>
      </w:r>
      <w:proofErr w:type="spellEnd"/>
      <w:r w:rsidRPr="00052D2A">
        <w:rPr>
          <w:color w:val="000000" w:themeColor="text1"/>
          <w:sz w:val="24"/>
          <w:szCs w:val="24"/>
        </w:rPr>
        <w:t xml:space="preserve"> A., </w:t>
      </w:r>
      <w:proofErr w:type="spellStart"/>
      <w:r w:rsidRPr="00052D2A">
        <w:rPr>
          <w:color w:val="000000" w:themeColor="text1"/>
          <w:sz w:val="24"/>
          <w:szCs w:val="24"/>
        </w:rPr>
        <w:t>Mengko</w:t>
      </w:r>
      <w:proofErr w:type="spellEnd"/>
      <w:r w:rsidRPr="00052D2A">
        <w:rPr>
          <w:color w:val="000000" w:themeColor="text1"/>
          <w:sz w:val="24"/>
          <w:szCs w:val="24"/>
        </w:rPr>
        <w:t xml:space="preserve"> T.R. (2019) Brain Tumor Classification Using Convolutional Neural Network. In: </w:t>
      </w:r>
      <w:proofErr w:type="spellStart"/>
      <w:r w:rsidRPr="00052D2A">
        <w:rPr>
          <w:color w:val="000000" w:themeColor="text1"/>
          <w:sz w:val="24"/>
          <w:szCs w:val="24"/>
        </w:rPr>
        <w:t>Lhotska</w:t>
      </w:r>
      <w:proofErr w:type="spellEnd"/>
      <w:r w:rsidRPr="00052D2A">
        <w:rPr>
          <w:color w:val="000000" w:themeColor="text1"/>
          <w:sz w:val="24"/>
          <w:szCs w:val="24"/>
        </w:rPr>
        <w:t xml:space="preserve"> L., </w:t>
      </w:r>
      <w:proofErr w:type="spellStart"/>
      <w:r w:rsidRPr="00052D2A">
        <w:rPr>
          <w:color w:val="000000" w:themeColor="text1"/>
          <w:sz w:val="24"/>
          <w:szCs w:val="24"/>
        </w:rPr>
        <w:t>Sukupova</w:t>
      </w:r>
      <w:proofErr w:type="spellEnd"/>
      <w:r w:rsidRPr="00052D2A">
        <w:rPr>
          <w:color w:val="000000" w:themeColor="text1"/>
          <w:sz w:val="24"/>
          <w:szCs w:val="24"/>
        </w:rPr>
        <w:t xml:space="preserve"> L., </w:t>
      </w:r>
      <w:proofErr w:type="spellStart"/>
      <w:r w:rsidRPr="00052D2A">
        <w:rPr>
          <w:color w:val="000000" w:themeColor="text1"/>
          <w:sz w:val="24"/>
          <w:szCs w:val="24"/>
        </w:rPr>
        <w:t>Lacković</w:t>
      </w:r>
      <w:proofErr w:type="spellEnd"/>
      <w:r w:rsidRPr="00052D2A">
        <w:rPr>
          <w:color w:val="000000" w:themeColor="text1"/>
          <w:sz w:val="24"/>
          <w:szCs w:val="24"/>
        </w:rPr>
        <w:t xml:space="preserve"> I., </w:t>
      </w:r>
      <w:proofErr w:type="spellStart"/>
      <w:r w:rsidRPr="00052D2A">
        <w:rPr>
          <w:color w:val="000000" w:themeColor="text1"/>
          <w:sz w:val="24"/>
          <w:szCs w:val="24"/>
        </w:rPr>
        <w:t>Ibbott</w:t>
      </w:r>
      <w:proofErr w:type="spellEnd"/>
      <w:r w:rsidRPr="00052D2A">
        <w:rPr>
          <w:color w:val="000000" w:themeColor="text1"/>
          <w:sz w:val="24"/>
          <w:szCs w:val="24"/>
        </w:rPr>
        <w:t xml:space="preserve"> G. (</w:t>
      </w:r>
      <w:proofErr w:type="spellStart"/>
      <w:r w:rsidRPr="00052D2A">
        <w:rPr>
          <w:color w:val="000000" w:themeColor="text1"/>
          <w:sz w:val="24"/>
          <w:szCs w:val="24"/>
        </w:rPr>
        <w:t>eds</w:t>
      </w:r>
      <w:proofErr w:type="spellEnd"/>
      <w:r w:rsidRPr="00052D2A">
        <w:rPr>
          <w:color w:val="000000" w:themeColor="text1"/>
          <w:sz w:val="24"/>
          <w:szCs w:val="24"/>
        </w:rPr>
        <w:t xml:space="preserve">) World Congress on Medical Physics and Biomedical Engineering 2018. IFMBE Proceedings, </w:t>
      </w:r>
      <w:proofErr w:type="spellStart"/>
      <w:r w:rsidRPr="00052D2A">
        <w:rPr>
          <w:color w:val="000000" w:themeColor="text1"/>
          <w:sz w:val="24"/>
          <w:szCs w:val="24"/>
        </w:rPr>
        <w:t>vol</w:t>
      </w:r>
      <w:proofErr w:type="spellEnd"/>
      <w:r w:rsidRPr="00052D2A">
        <w:rPr>
          <w:color w:val="000000" w:themeColor="text1"/>
          <w:sz w:val="24"/>
          <w:szCs w:val="24"/>
        </w:rPr>
        <w:t xml:space="preserve"> 68/1. Springer, Singapore.</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 xml:space="preserve">[8] Justin S. Paul, Andrew J. </w:t>
      </w:r>
      <w:proofErr w:type="spellStart"/>
      <w:r w:rsidRPr="00052D2A">
        <w:rPr>
          <w:color w:val="000000" w:themeColor="text1"/>
          <w:sz w:val="24"/>
          <w:szCs w:val="24"/>
        </w:rPr>
        <w:t>Plassard</w:t>
      </w:r>
      <w:proofErr w:type="spellEnd"/>
      <w:r w:rsidRPr="00052D2A">
        <w:rPr>
          <w:color w:val="000000" w:themeColor="text1"/>
          <w:sz w:val="24"/>
          <w:szCs w:val="24"/>
        </w:rPr>
        <w:t xml:space="preserve">, Bennett A. </w:t>
      </w:r>
      <w:proofErr w:type="spellStart"/>
      <w:r w:rsidRPr="00052D2A">
        <w:rPr>
          <w:color w:val="000000" w:themeColor="text1"/>
          <w:sz w:val="24"/>
          <w:szCs w:val="24"/>
        </w:rPr>
        <w:t>Landman</w:t>
      </w:r>
      <w:proofErr w:type="spellEnd"/>
      <w:r w:rsidRPr="00052D2A">
        <w:rPr>
          <w:color w:val="000000" w:themeColor="text1"/>
          <w:sz w:val="24"/>
          <w:szCs w:val="24"/>
        </w:rPr>
        <w:t xml:space="preserve">, and Daniel </w:t>
      </w:r>
      <w:proofErr w:type="spellStart"/>
      <w:r w:rsidRPr="00052D2A">
        <w:rPr>
          <w:color w:val="000000" w:themeColor="text1"/>
          <w:sz w:val="24"/>
          <w:szCs w:val="24"/>
        </w:rPr>
        <w:t>Fabbri</w:t>
      </w:r>
      <w:proofErr w:type="spellEnd"/>
      <w:r w:rsidRPr="00052D2A">
        <w:rPr>
          <w:color w:val="000000" w:themeColor="text1"/>
          <w:sz w:val="24"/>
          <w:szCs w:val="24"/>
        </w:rPr>
        <w:t xml:space="preserve"> "Deep learning for brain tumor classification", Proc. SPIE 10137, Medical Imaging 2017: Biomedical Applications in Molecular, Structural, and Functional Imaging, 1013710 (13 </w:t>
      </w:r>
      <w:r w:rsidRPr="00052D2A">
        <w:rPr>
          <w:color w:val="000000" w:themeColor="text1"/>
          <w:sz w:val="24"/>
          <w:szCs w:val="24"/>
        </w:rPr>
        <w:lastRenderedPageBreak/>
        <w:t xml:space="preserve">March 2017); </w:t>
      </w:r>
      <w:proofErr w:type="spellStart"/>
      <w:r w:rsidRPr="00052D2A">
        <w:rPr>
          <w:color w:val="000000" w:themeColor="text1"/>
          <w:sz w:val="24"/>
          <w:szCs w:val="24"/>
        </w:rPr>
        <w:t>doi</w:t>
      </w:r>
      <w:proofErr w:type="spellEnd"/>
      <w:r w:rsidRPr="00052D2A">
        <w:rPr>
          <w:color w:val="000000" w:themeColor="text1"/>
          <w:sz w:val="24"/>
          <w:szCs w:val="24"/>
        </w:rPr>
        <w:t>: 10.1117/12.2254195;https://doi.org/10.1117/12.2254195.</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 xml:space="preserve">[9] Cheng J, Huang W, Cao S, Yang R, </w:t>
      </w:r>
      <w:proofErr w:type="gramStart"/>
      <w:r w:rsidRPr="00052D2A">
        <w:rPr>
          <w:color w:val="000000" w:themeColor="text1"/>
          <w:sz w:val="24"/>
          <w:szCs w:val="24"/>
        </w:rPr>
        <w:t>Yang</w:t>
      </w:r>
      <w:proofErr w:type="gramEnd"/>
      <w:r w:rsidRPr="00052D2A">
        <w:rPr>
          <w:color w:val="000000" w:themeColor="text1"/>
          <w:sz w:val="24"/>
          <w:szCs w:val="24"/>
        </w:rPr>
        <w:t xml:space="preserve"> W, et al. (2015) Correction: Enhanced Performance of Brain Tumor Classification via Tumor Region Augmentation and Partition. PLOS ONE 10(12): e0144479.</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[10] A.R. </w:t>
      </w:r>
      <w:proofErr w:type="spellStart"/>
      <w:r w:rsidRPr="00052D2A">
        <w:rPr>
          <w:color w:val="000000" w:themeColor="text1"/>
          <w:sz w:val="24"/>
          <w:szCs w:val="24"/>
        </w:rPr>
        <w:t>Kavitha</w:t>
      </w:r>
      <w:proofErr w:type="spellEnd"/>
      <w:r w:rsidRPr="00052D2A">
        <w:rPr>
          <w:color w:val="000000" w:themeColor="text1"/>
          <w:sz w:val="24"/>
          <w:szCs w:val="24"/>
        </w:rPr>
        <w:t>, L. </w:t>
      </w:r>
      <w:proofErr w:type="spellStart"/>
      <w:r w:rsidRPr="00052D2A">
        <w:rPr>
          <w:color w:val="000000" w:themeColor="text1"/>
          <w:sz w:val="24"/>
          <w:szCs w:val="24"/>
        </w:rPr>
        <w:t>Chitra</w:t>
      </w:r>
      <w:proofErr w:type="spellEnd"/>
      <w:r w:rsidRPr="00052D2A">
        <w:rPr>
          <w:color w:val="000000" w:themeColor="text1"/>
          <w:sz w:val="24"/>
          <w:szCs w:val="24"/>
        </w:rPr>
        <w:t>, R. </w:t>
      </w:r>
      <w:proofErr w:type="spellStart"/>
      <w:r w:rsidRPr="00052D2A">
        <w:rPr>
          <w:color w:val="000000" w:themeColor="text1"/>
          <w:sz w:val="24"/>
          <w:szCs w:val="24"/>
        </w:rPr>
        <w:t>kanaga</w:t>
      </w:r>
      <w:proofErr w:type="spellEnd"/>
      <w:r w:rsidRPr="00052D2A">
        <w:rPr>
          <w:color w:val="000000" w:themeColor="text1"/>
          <w:sz w:val="24"/>
          <w:szCs w:val="24"/>
        </w:rPr>
        <w:t>, “</w:t>
      </w:r>
      <w:r w:rsidRPr="00052D2A">
        <w:rPr>
          <w:i/>
          <w:iCs/>
          <w:color w:val="000000" w:themeColor="text1"/>
          <w:sz w:val="24"/>
          <w:szCs w:val="24"/>
        </w:rPr>
        <w:t>Brain tumor segmentation using genetic algorithm with SVM classifier</w:t>
      </w:r>
      <w:r w:rsidRPr="00052D2A">
        <w:rPr>
          <w:b/>
          <w:bCs/>
          <w:color w:val="000000" w:themeColor="text1"/>
          <w:sz w:val="24"/>
          <w:szCs w:val="24"/>
        </w:rPr>
        <w:t>”,</w:t>
      </w:r>
      <w:r w:rsidRPr="00052D2A">
        <w:rPr>
          <w:color w:val="000000" w:themeColor="text1"/>
          <w:sz w:val="24"/>
          <w:szCs w:val="24"/>
        </w:rPr>
        <w:t xml:space="preserve"> </w:t>
      </w:r>
      <w:proofErr w:type="spellStart"/>
      <w:r w:rsidRPr="00052D2A">
        <w:rPr>
          <w:color w:val="000000" w:themeColor="text1"/>
          <w:sz w:val="24"/>
          <w:szCs w:val="24"/>
        </w:rPr>
        <w:t>Int</w:t>
      </w:r>
      <w:proofErr w:type="spellEnd"/>
      <w:r w:rsidRPr="00052D2A">
        <w:rPr>
          <w:color w:val="000000" w:themeColor="text1"/>
          <w:sz w:val="24"/>
          <w:szCs w:val="24"/>
        </w:rPr>
        <w:t xml:space="preserve"> J </w:t>
      </w:r>
      <w:proofErr w:type="spellStart"/>
      <w:r w:rsidRPr="00052D2A">
        <w:rPr>
          <w:color w:val="000000" w:themeColor="text1"/>
          <w:sz w:val="24"/>
          <w:szCs w:val="24"/>
        </w:rPr>
        <w:t>Adv</w:t>
      </w:r>
      <w:proofErr w:type="spellEnd"/>
      <w:r w:rsidRPr="00052D2A">
        <w:rPr>
          <w:color w:val="000000" w:themeColor="text1"/>
          <w:sz w:val="24"/>
          <w:szCs w:val="24"/>
        </w:rPr>
        <w:t xml:space="preserve"> Res </w:t>
      </w:r>
      <w:proofErr w:type="spellStart"/>
      <w:r w:rsidRPr="00052D2A">
        <w:rPr>
          <w:color w:val="000000" w:themeColor="text1"/>
          <w:sz w:val="24"/>
          <w:szCs w:val="24"/>
        </w:rPr>
        <w:t>Electr</w:t>
      </w:r>
      <w:proofErr w:type="spellEnd"/>
      <w:r w:rsidRPr="00052D2A">
        <w:rPr>
          <w:color w:val="000000" w:themeColor="text1"/>
          <w:sz w:val="24"/>
          <w:szCs w:val="24"/>
        </w:rPr>
        <w:t xml:space="preserve"> Electron </w:t>
      </w:r>
      <w:proofErr w:type="spellStart"/>
      <w:r w:rsidRPr="00052D2A">
        <w:rPr>
          <w:color w:val="000000" w:themeColor="text1"/>
          <w:sz w:val="24"/>
          <w:szCs w:val="24"/>
        </w:rPr>
        <w:t>Instrum</w:t>
      </w:r>
      <w:proofErr w:type="spellEnd"/>
      <w:r w:rsidRPr="00052D2A">
        <w:rPr>
          <w:color w:val="000000" w:themeColor="text1"/>
          <w:sz w:val="24"/>
          <w:szCs w:val="24"/>
        </w:rPr>
        <w:t xml:space="preserve"> </w:t>
      </w:r>
      <w:proofErr w:type="spellStart"/>
      <w:r w:rsidRPr="00052D2A">
        <w:rPr>
          <w:color w:val="000000" w:themeColor="text1"/>
          <w:sz w:val="24"/>
          <w:szCs w:val="24"/>
        </w:rPr>
        <w:t>Eng</w:t>
      </w:r>
      <w:proofErr w:type="spellEnd"/>
      <w:r w:rsidRPr="00052D2A">
        <w:rPr>
          <w:color w:val="000000" w:themeColor="text1"/>
          <w:sz w:val="24"/>
          <w:szCs w:val="24"/>
        </w:rPr>
        <w:t>, 5 (3) (2016), pp. 1468-1471.</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 xml:space="preserve">[11] </w:t>
      </w:r>
      <w:proofErr w:type="spellStart"/>
      <w:r w:rsidRPr="00052D2A">
        <w:rPr>
          <w:color w:val="000000" w:themeColor="text1"/>
          <w:sz w:val="24"/>
          <w:szCs w:val="24"/>
        </w:rPr>
        <w:t>JaiSingh</w:t>
      </w:r>
      <w:proofErr w:type="spellEnd"/>
      <w:r w:rsidRPr="00052D2A">
        <w:rPr>
          <w:color w:val="000000" w:themeColor="text1"/>
          <w:sz w:val="24"/>
          <w:szCs w:val="24"/>
        </w:rPr>
        <w:t xml:space="preserve">, W. &amp; </w:t>
      </w:r>
      <w:proofErr w:type="spellStart"/>
      <w:r w:rsidRPr="00052D2A">
        <w:rPr>
          <w:color w:val="000000" w:themeColor="text1"/>
          <w:sz w:val="24"/>
          <w:szCs w:val="24"/>
        </w:rPr>
        <w:t>Nanjundan</w:t>
      </w:r>
      <w:proofErr w:type="spellEnd"/>
      <w:r w:rsidRPr="00052D2A">
        <w:rPr>
          <w:color w:val="000000" w:themeColor="text1"/>
          <w:sz w:val="24"/>
          <w:szCs w:val="24"/>
        </w:rPr>
        <w:t xml:space="preserve">, </w:t>
      </w:r>
      <w:proofErr w:type="spellStart"/>
      <w:r w:rsidRPr="00052D2A">
        <w:rPr>
          <w:color w:val="000000" w:themeColor="text1"/>
          <w:sz w:val="24"/>
          <w:szCs w:val="24"/>
        </w:rPr>
        <w:t>Preethi</w:t>
      </w:r>
      <w:proofErr w:type="spellEnd"/>
      <w:r w:rsidRPr="00052D2A">
        <w:rPr>
          <w:color w:val="000000" w:themeColor="text1"/>
          <w:sz w:val="24"/>
          <w:szCs w:val="24"/>
        </w:rPr>
        <w:t>. (2019). “</w:t>
      </w:r>
      <w:r w:rsidRPr="00052D2A">
        <w:rPr>
          <w:i/>
          <w:iCs/>
          <w:color w:val="000000" w:themeColor="text1"/>
          <w:sz w:val="24"/>
          <w:szCs w:val="24"/>
        </w:rPr>
        <w:t xml:space="preserve">An Investigation on Brain </w:t>
      </w:r>
      <w:proofErr w:type="spellStart"/>
      <w:r w:rsidRPr="00052D2A">
        <w:rPr>
          <w:i/>
          <w:iCs/>
          <w:color w:val="000000" w:themeColor="text1"/>
          <w:sz w:val="24"/>
          <w:szCs w:val="24"/>
        </w:rPr>
        <w:t>Tumour</w:t>
      </w:r>
      <w:proofErr w:type="spellEnd"/>
      <w:r w:rsidRPr="00052D2A">
        <w:rPr>
          <w:i/>
          <w:iCs/>
          <w:color w:val="000000" w:themeColor="text1"/>
          <w:sz w:val="24"/>
          <w:szCs w:val="24"/>
        </w:rPr>
        <w:t xml:space="preserve"> Segmentation using Various Machine Learning Approaches</w:t>
      </w:r>
      <w:r w:rsidRPr="00052D2A">
        <w:rPr>
          <w:color w:val="000000" w:themeColor="text1"/>
          <w:sz w:val="24"/>
          <w:szCs w:val="24"/>
        </w:rPr>
        <w:t>”. International Journal of Computer Sciences and Engineering. 7. 600-603. 10.26438/</w:t>
      </w:r>
      <w:proofErr w:type="spellStart"/>
      <w:r w:rsidRPr="00052D2A">
        <w:rPr>
          <w:color w:val="000000" w:themeColor="text1"/>
          <w:sz w:val="24"/>
          <w:szCs w:val="24"/>
        </w:rPr>
        <w:t>ijcse</w:t>
      </w:r>
      <w:proofErr w:type="spellEnd"/>
      <w:r w:rsidRPr="00052D2A">
        <w:rPr>
          <w:color w:val="000000" w:themeColor="text1"/>
          <w:sz w:val="24"/>
          <w:szCs w:val="24"/>
        </w:rPr>
        <w:t>/v7i5.600603.</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[12] V. Das, J. </w:t>
      </w:r>
      <w:proofErr w:type="spellStart"/>
      <w:r w:rsidRPr="00052D2A">
        <w:rPr>
          <w:color w:val="000000" w:themeColor="text1"/>
          <w:sz w:val="24"/>
          <w:szCs w:val="24"/>
        </w:rPr>
        <w:t>Rajan</w:t>
      </w:r>
      <w:proofErr w:type="spellEnd"/>
      <w:r w:rsidRPr="00052D2A">
        <w:rPr>
          <w:color w:val="000000" w:themeColor="text1"/>
          <w:sz w:val="24"/>
          <w:szCs w:val="24"/>
        </w:rPr>
        <w:t>, “</w:t>
      </w:r>
      <w:r w:rsidRPr="00052D2A">
        <w:rPr>
          <w:i/>
          <w:iCs/>
          <w:color w:val="000000" w:themeColor="text1"/>
          <w:sz w:val="24"/>
          <w:szCs w:val="24"/>
        </w:rPr>
        <w:t>Techniques for MRI brain tumor detection: a survey</w:t>
      </w:r>
      <w:r w:rsidRPr="00052D2A">
        <w:rPr>
          <w:b/>
          <w:bCs/>
          <w:color w:val="000000" w:themeColor="text1"/>
          <w:sz w:val="24"/>
          <w:szCs w:val="24"/>
        </w:rPr>
        <w:t xml:space="preserve">”, </w:t>
      </w:r>
      <w:proofErr w:type="spellStart"/>
      <w:r w:rsidRPr="00052D2A">
        <w:rPr>
          <w:color w:val="000000" w:themeColor="text1"/>
          <w:sz w:val="24"/>
          <w:szCs w:val="24"/>
        </w:rPr>
        <w:t>Int</w:t>
      </w:r>
      <w:proofErr w:type="spellEnd"/>
      <w:r w:rsidRPr="00052D2A">
        <w:rPr>
          <w:color w:val="000000" w:themeColor="text1"/>
          <w:sz w:val="24"/>
          <w:szCs w:val="24"/>
        </w:rPr>
        <w:t xml:space="preserve"> J Res </w:t>
      </w:r>
      <w:proofErr w:type="spellStart"/>
      <w:r w:rsidRPr="00052D2A">
        <w:rPr>
          <w:color w:val="000000" w:themeColor="text1"/>
          <w:sz w:val="24"/>
          <w:szCs w:val="24"/>
        </w:rPr>
        <w:t>Comput</w:t>
      </w:r>
      <w:proofErr w:type="spellEnd"/>
      <w:r w:rsidRPr="00052D2A">
        <w:rPr>
          <w:color w:val="000000" w:themeColor="text1"/>
          <w:sz w:val="24"/>
          <w:szCs w:val="24"/>
        </w:rPr>
        <w:t xml:space="preserve"> </w:t>
      </w:r>
      <w:proofErr w:type="spellStart"/>
      <w:r w:rsidRPr="00052D2A">
        <w:rPr>
          <w:color w:val="000000" w:themeColor="text1"/>
          <w:sz w:val="24"/>
          <w:szCs w:val="24"/>
        </w:rPr>
        <w:t>Appl</w:t>
      </w:r>
      <w:proofErr w:type="spellEnd"/>
      <w:r w:rsidRPr="00052D2A">
        <w:rPr>
          <w:color w:val="000000" w:themeColor="text1"/>
          <w:sz w:val="24"/>
          <w:szCs w:val="24"/>
        </w:rPr>
        <w:t xml:space="preserve"> </w:t>
      </w:r>
      <w:proofErr w:type="spellStart"/>
      <w:proofErr w:type="gramStart"/>
      <w:r w:rsidRPr="00052D2A">
        <w:rPr>
          <w:color w:val="000000" w:themeColor="text1"/>
          <w:sz w:val="24"/>
          <w:szCs w:val="24"/>
        </w:rPr>
        <w:t>Inf</w:t>
      </w:r>
      <w:proofErr w:type="spellEnd"/>
      <w:proofErr w:type="gramEnd"/>
      <w:r w:rsidRPr="00052D2A">
        <w:rPr>
          <w:color w:val="000000" w:themeColor="text1"/>
          <w:sz w:val="24"/>
          <w:szCs w:val="24"/>
        </w:rPr>
        <w:t xml:space="preserve"> Tech, 4 (3) (2016), pp. 53-56</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[13]G. Litjens, T. Kooi, B.E. Bejnordi, A.A. Setio, F. Ciompi, M. </w:t>
      </w:r>
      <w:proofErr w:type="spellStart"/>
      <w:r w:rsidRPr="00052D2A">
        <w:rPr>
          <w:color w:val="000000" w:themeColor="text1"/>
          <w:sz w:val="24"/>
          <w:szCs w:val="24"/>
        </w:rPr>
        <w:t>Ghafoorian</w:t>
      </w:r>
      <w:proofErr w:type="spellEnd"/>
      <w:r w:rsidRPr="00052D2A">
        <w:rPr>
          <w:color w:val="000000" w:themeColor="text1"/>
          <w:sz w:val="24"/>
          <w:szCs w:val="24"/>
        </w:rPr>
        <w:t>, </w:t>
      </w:r>
      <w:r w:rsidRPr="00052D2A">
        <w:rPr>
          <w:i/>
          <w:iCs/>
          <w:color w:val="000000" w:themeColor="text1"/>
          <w:sz w:val="24"/>
          <w:szCs w:val="24"/>
        </w:rPr>
        <w:t xml:space="preserve">et </w:t>
      </w:r>
      <w:proofErr w:type="spellStart"/>
      <w:r w:rsidRPr="00052D2A">
        <w:rPr>
          <w:i/>
          <w:iCs/>
          <w:color w:val="000000" w:themeColor="text1"/>
          <w:sz w:val="24"/>
          <w:szCs w:val="24"/>
        </w:rPr>
        <w:t>al.,”A</w:t>
      </w:r>
      <w:proofErr w:type="spellEnd"/>
      <w:r w:rsidRPr="00052D2A">
        <w:rPr>
          <w:i/>
          <w:iCs/>
          <w:color w:val="000000" w:themeColor="text1"/>
          <w:sz w:val="24"/>
          <w:szCs w:val="24"/>
        </w:rPr>
        <w:t> survey on deep learning in medical image analysis,</w:t>
      </w:r>
      <w:r w:rsidRPr="00052D2A">
        <w:rPr>
          <w:color w:val="000000" w:themeColor="text1"/>
          <w:sz w:val="24"/>
          <w:szCs w:val="24"/>
        </w:rPr>
        <w:t xml:space="preserve"> Med Image Anal, 42 (2017), pp. 60-88</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[14] Y. Pan, W. Huang, Z. Lin, W. Zhu, J. Zhou, J. Wong, </w:t>
      </w:r>
      <w:r w:rsidRPr="00052D2A">
        <w:rPr>
          <w:i/>
          <w:iCs/>
          <w:color w:val="000000" w:themeColor="text1"/>
          <w:sz w:val="24"/>
          <w:szCs w:val="24"/>
        </w:rPr>
        <w:t>et al., “Brain tumor grading based on neural networks and convolutional neural networks</w:t>
      </w:r>
      <w:r w:rsidRPr="00052D2A">
        <w:rPr>
          <w:color w:val="000000" w:themeColor="text1"/>
          <w:sz w:val="24"/>
          <w:szCs w:val="24"/>
        </w:rPr>
        <w:t>”, Engineering in medicine and biology society (EMBC), 37th annual international conference of the IEEE (2015), pp. 699-702</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[15] D. Ravì, C. Wong, F. Deligianni, M. Berthelot, J. Andreu-Perez, B. Lo, </w:t>
      </w:r>
      <w:r w:rsidRPr="00052D2A">
        <w:rPr>
          <w:i/>
          <w:iCs/>
          <w:color w:val="000000" w:themeColor="text1"/>
          <w:sz w:val="24"/>
          <w:szCs w:val="24"/>
        </w:rPr>
        <w:t>et al. “Deep learning for health informatics</w:t>
      </w:r>
      <w:r w:rsidRPr="00052D2A">
        <w:rPr>
          <w:color w:val="000000" w:themeColor="text1"/>
          <w:sz w:val="24"/>
          <w:szCs w:val="24"/>
        </w:rPr>
        <w:t xml:space="preserve"> “, IEEE J Biomed Health </w:t>
      </w:r>
      <w:proofErr w:type="spellStart"/>
      <w:r w:rsidRPr="00052D2A">
        <w:rPr>
          <w:color w:val="000000" w:themeColor="text1"/>
          <w:sz w:val="24"/>
          <w:szCs w:val="24"/>
        </w:rPr>
        <w:t>Inf</w:t>
      </w:r>
      <w:proofErr w:type="spellEnd"/>
      <w:r w:rsidRPr="00052D2A">
        <w:rPr>
          <w:color w:val="000000" w:themeColor="text1"/>
          <w:sz w:val="24"/>
          <w:szCs w:val="24"/>
        </w:rPr>
        <w:t>, 21 (1) (2017), pp. 4-21</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[16] A. </w:t>
      </w:r>
      <w:proofErr w:type="spellStart"/>
      <w:r w:rsidRPr="00052D2A">
        <w:rPr>
          <w:color w:val="000000" w:themeColor="text1"/>
          <w:sz w:val="24"/>
          <w:szCs w:val="24"/>
        </w:rPr>
        <w:t>Anuse</w:t>
      </w:r>
      <w:proofErr w:type="spellEnd"/>
      <w:r w:rsidRPr="00052D2A">
        <w:rPr>
          <w:color w:val="000000" w:themeColor="text1"/>
          <w:sz w:val="24"/>
          <w:szCs w:val="24"/>
        </w:rPr>
        <w:t>, V. Vyas, “</w:t>
      </w:r>
      <w:r w:rsidRPr="00052D2A">
        <w:rPr>
          <w:i/>
          <w:iCs/>
          <w:color w:val="000000" w:themeColor="text1"/>
          <w:sz w:val="24"/>
          <w:szCs w:val="24"/>
        </w:rPr>
        <w:t>A novel training algorithm for convolutional neural network</w:t>
      </w:r>
      <w:r w:rsidRPr="00052D2A">
        <w:rPr>
          <w:color w:val="000000" w:themeColor="text1"/>
          <w:sz w:val="24"/>
          <w:szCs w:val="24"/>
        </w:rPr>
        <w:t xml:space="preserve">” </w:t>
      </w:r>
      <w:proofErr w:type="spellStart"/>
      <w:r w:rsidRPr="00052D2A">
        <w:rPr>
          <w:color w:val="000000" w:themeColor="text1"/>
          <w:sz w:val="24"/>
          <w:szCs w:val="24"/>
        </w:rPr>
        <w:t>Contr</w:t>
      </w:r>
      <w:proofErr w:type="spellEnd"/>
      <w:r w:rsidRPr="00052D2A">
        <w:rPr>
          <w:color w:val="000000" w:themeColor="text1"/>
          <w:sz w:val="24"/>
          <w:szCs w:val="24"/>
        </w:rPr>
        <w:t xml:space="preserve"> </w:t>
      </w:r>
      <w:proofErr w:type="spellStart"/>
      <w:r w:rsidRPr="00052D2A">
        <w:rPr>
          <w:color w:val="000000" w:themeColor="text1"/>
          <w:sz w:val="24"/>
          <w:szCs w:val="24"/>
        </w:rPr>
        <w:t>Intell</w:t>
      </w:r>
      <w:proofErr w:type="spellEnd"/>
      <w:r w:rsidRPr="00052D2A">
        <w:rPr>
          <w:color w:val="000000" w:themeColor="text1"/>
          <w:sz w:val="24"/>
          <w:szCs w:val="24"/>
        </w:rPr>
        <w:t xml:space="preserve"> </w:t>
      </w:r>
      <w:proofErr w:type="spellStart"/>
      <w:r w:rsidRPr="00052D2A">
        <w:rPr>
          <w:color w:val="000000" w:themeColor="text1"/>
          <w:sz w:val="24"/>
          <w:szCs w:val="24"/>
        </w:rPr>
        <w:t>Syst</w:t>
      </w:r>
      <w:proofErr w:type="spellEnd"/>
      <w:r w:rsidRPr="00052D2A">
        <w:rPr>
          <w:color w:val="000000" w:themeColor="text1"/>
          <w:sz w:val="24"/>
          <w:szCs w:val="24"/>
        </w:rPr>
        <w:t>, 2 (3) (2016), pp. 221-234.</w:t>
      </w:r>
    </w:p>
    <w:p w:rsidR="00501F29" w:rsidRPr="00052D2A" w:rsidRDefault="000D2D7B">
      <w:pPr>
        <w:spacing w:line="480" w:lineRule="auto"/>
        <w:jc w:val="both"/>
        <w:rPr>
          <w:rStyle w:val="title-text"/>
          <w:color w:val="000000" w:themeColor="text1"/>
          <w:sz w:val="24"/>
          <w:szCs w:val="24"/>
        </w:rPr>
      </w:pPr>
      <w:r w:rsidRPr="00052D2A">
        <w:rPr>
          <w:color w:val="000000" w:themeColor="text1"/>
          <w:sz w:val="24"/>
          <w:szCs w:val="24"/>
        </w:rPr>
        <w:t xml:space="preserve">[17] </w:t>
      </w:r>
      <w:proofErr w:type="spellStart"/>
      <w:r w:rsidRPr="00052D2A">
        <w:rPr>
          <w:color w:val="000000" w:themeColor="text1"/>
          <w:sz w:val="24"/>
          <w:szCs w:val="24"/>
        </w:rPr>
        <w:t>Heba</w:t>
      </w:r>
      <w:proofErr w:type="spellEnd"/>
      <w:r w:rsidRPr="00052D2A">
        <w:rPr>
          <w:color w:val="000000" w:themeColor="text1"/>
          <w:sz w:val="24"/>
          <w:szCs w:val="24"/>
        </w:rPr>
        <w:t xml:space="preserve"> Mohsen, El-</w:t>
      </w:r>
      <w:proofErr w:type="spellStart"/>
      <w:r w:rsidRPr="00052D2A">
        <w:rPr>
          <w:color w:val="000000" w:themeColor="text1"/>
          <w:sz w:val="24"/>
          <w:szCs w:val="24"/>
        </w:rPr>
        <w:t>Sayed</w:t>
      </w:r>
      <w:proofErr w:type="spellEnd"/>
      <w:r w:rsidRPr="00052D2A">
        <w:rPr>
          <w:color w:val="000000" w:themeColor="text1"/>
          <w:sz w:val="24"/>
          <w:szCs w:val="24"/>
        </w:rPr>
        <w:t xml:space="preserve"> A. El- </w:t>
      </w:r>
      <w:proofErr w:type="spellStart"/>
      <w:r w:rsidRPr="00052D2A">
        <w:rPr>
          <w:color w:val="000000" w:themeColor="text1"/>
          <w:sz w:val="24"/>
          <w:szCs w:val="24"/>
        </w:rPr>
        <w:t>Dahshan</w:t>
      </w:r>
      <w:proofErr w:type="spellEnd"/>
      <w:r w:rsidRPr="00052D2A">
        <w:rPr>
          <w:color w:val="000000" w:themeColor="text1"/>
          <w:sz w:val="24"/>
          <w:szCs w:val="24"/>
        </w:rPr>
        <w:t xml:space="preserve">, El- </w:t>
      </w:r>
      <w:proofErr w:type="spellStart"/>
      <w:r w:rsidRPr="00052D2A">
        <w:rPr>
          <w:color w:val="000000" w:themeColor="text1"/>
          <w:sz w:val="24"/>
          <w:szCs w:val="24"/>
        </w:rPr>
        <w:t>Sayed</w:t>
      </w:r>
      <w:proofErr w:type="spellEnd"/>
      <w:r w:rsidRPr="00052D2A">
        <w:rPr>
          <w:color w:val="000000" w:themeColor="text1"/>
          <w:sz w:val="24"/>
          <w:szCs w:val="24"/>
        </w:rPr>
        <w:t xml:space="preserve"> M. El- </w:t>
      </w:r>
      <w:proofErr w:type="spellStart"/>
      <w:r w:rsidRPr="00052D2A">
        <w:rPr>
          <w:color w:val="000000" w:themeColor="text1"/>
          <w:sz w:val="24"/>
          <w:szCs w:val="24"/>
        </w:rPr>
        <w:t>Horbaty</w:t>
      </w:r>
      <w:proofErr w:type="spellEnd"/>
      <w:r w:rsidRPr="00052D2A">
        <w:rPr>
          <w:color w:val="000000" w:themeColor="text1"/>
          <w:sz w:val="24"/>
          <w:szCs w:val="24"/>
        </w:rPr>
        <w:t>, Abdel-</w:t>
      </w:r>
      <w:proofErr w:type="spellStart"/>
      <w:r w:rsidRPr="00052D2A">
        <w:rPr>
          <w:color w:val="000000" w:themeColor="text1"/>
          <w:sz w:val="24"/>
          <w:szCs w:val="24"/>
        </w:rPr>
        <w:t>Badeeh</w:t>
      </w:r>
      <w:proofErr w:type="spellEnd"/>
      <w:r w:rsidRPr="00052D2A">
        <w:rPr>
          <w:color w:val="000000" w:themeColor="text1"/>
          <w:sz w:val="24"/>
          <w:szCs w:val="24"/>
        </w:rPr>
        <w:t xml:space="preserve"> </w:t>
      </w:r>
      <w:proofErr w:type="spellStart"/>
      <w:r w:rsidRPr="00052D2A">
        <w:rPr>
          <w:color w:val="000000" w:themeColor="text1"/>
          <w:sz w:val="24"/>
          <w:szCs w:val="24"/>
        </w:rPr>
        <w:t>M.Salem</w:t>
      </w:r>
      <w:proofErr w:type="spellEnd"/>
      <w:r w:rsidRPr="00052D2A">
        <w:rPr>
          <w:color w:val="000000" w:themeColor="text1"/>
          <w:sz w:val="24"/>
          <w:szCs w:val="24"/>
        </w:rPr>
        <w:t>, “</w:t>
      </w:r>
      <w:r w:rsidRPr="00052D2A">
        <w:rPr>
          <w:rStyle w:val="title-text"/>
          <w:i/>
          <w:iCs/>
          <w:color w:val="000000" w:themeColor="text1"/>
          <w:sz w:val="24"/>
          <w:szCs w:val="24"/>
        </w:rPr>
        <w:t>Classification using deep learning neural networks for brain tumors</w:t>
      </w:r>
      <w:r w:rsidRPr="00052D2A">
        <w:rPr>
          <w:rStyle w:val="title-text"/>
          <w:color w:val="000000" w:themeColor="text1"/>
          <w:sz w:val="24"/>
          <w:szCs w:val="24"/>
        </w:rPr>
        <w:t xml:space="preserve">,” Future </w:t>
      </w:r>
      <w:r w:rsidRPr="00052D2A">
        <w:rPr>
          <w:rStyle w:val="title-text"/>
          <w:color w:val="000000" w:themeColor="text1"/>
          <w:sz w:val="24"/>
          <w:szCs w:val="24"/>
        </w:rPr>
        <w:lastRenderedPageBreak/>
        <w:t>Computing and Informatics Journal, Volume 3, Issue 1, June 2018, Pages 68-71, ISSN 2314-7288,</w:t>
      </w:r>
    </w:p>
    <w:p w:rsidR="00501F29" w:rsidRPr="00052D2A" w:rsidRDefault="000D2D7B">
      <w:pPr>
        <w:spacing w:line="480" w:lineRule="auto"/>
        <w:jc w:val="both"/>
        <w:rPr>
          <w:color w:val="000000" w:themeColor="text1"/>
          <w:sz w:val="24"/>
          <w:szCs w:val="24"/>
        </w:rPr>
      </w:pPr>
      <w:r w:rsidRPr="00052D2A">
        <w:rPr>
          <w:rStyle w:val="title-text"/>
          <w:color w:val="000000" w:themeColor="text1"/>
          <w:sz w:val="24"/>
          <w:szCs w:val="24"/>
        </w:rPr>
        <w:t>https://doi.org/10.1016/j.fcij.2017.12.001.</w:t>
      </w:r>
    </w:p>
    <w:p w:rsidR="00501F29" w:rsidRPr="00052D2A" w:rsidRDefault="000D2D7B">
      <w:pPr>
        <w:spacing w:line="480" w:lineRule="auto"/>
        <w:jc w:val="both"/>
        <w:rPr>
          <w:color w:val="000000" w:themeColor="text1"/>
          <w:sz w:val="24"/>
          <w:szCs w:val="24"/>
        </w:rPr>
      </w:pPr>
      <w:r w:rsidRPr="00052D2A">
        <w:rPr>
          <w:color w:val="000000" w:themeColor="text1"/>
          <w:sz w:val="24"/>
          <w:szCs w:val="24"/>
        </w:rPr>
        <w:t xml:space="preserve">[18] </w:t>
      </w:r>
      <w:proofErr w:type="spellStart"/>
      <w:r w:rsidRPr="00052D2A">
        <w:rPr>
          <w:color w:val="000000" w:themeColor="text1"/>
          <w:sz w:val="24"/>
          <w:szCs w:val="24"/>
        </w:rPr>
        <w:t>Sonu</w:t>
      </w:r>
      <w:proofErr w:type="spellEnd"/>
      <w:r w:rsidRPr="00052D2A">
        <w:rPr>
          <w:color w:val="000000" w:themeColor="text1"/>
          <w:sz w:val="24"/>
          <w:szCs w:val="24"/>
        </w:rPr>
        <w:t> </w:t>
      </w:r>
      <w:proofErr w:type="spellStart"/>
      <w:r w:rsidRPr="00052D2A">
        <w:rPr>
          <w:color w:val="000000" w:themeColor="text1"/>
          <w:sz w:val="24"/>
          <w:szCs w:val="24"/>
        </w:rPr>
        <w:t>Suhag</w:t>
      </w:r>
      <w:proofErr w:type="spellEnd"/>
      <w:r w:rsidRPr="00052D2A">
        <w:rPr>
          <w:color w:val="000000" w:themeColor="text1"/>
          <w:sz w:val="24"/>
          <w:szCs w:val="24"/>
        </w:rPr>
        <w:t>, </w:t>
      </w:r>
      <w:proofErr w:type="spellStart"/>
      <w:r w:rsidRPr="00052D2A">
        <w:rPr>
          <w:color w:val="000000" w:themeColor="text1"/>
          <w:sz w:val="24"/>
          <w:szCs w:val="24"/>
        </w:rPr>
        <w:t>Lalit</w:t>
      </w:r>
      <w:proofErr w:type="spellEnd"/>
      <w:r w:rsidRPr="00052D2A">
        <w:rPr>
          <w:color w:val="000000" w:themeColor="text1"/>
          <w:sz w:val="24"/>
          <w:szCs w:val="24"/>
        </w:rPr>
        <w:t xml:space="preserve"> Mohan Saini, “</w:t>
      </w:r>
      <w:r w:rsidRPr="00052D2A">
        <w:rPr>
          <w:i/>
          <w:iCs/>
          <w:color w:val="000000" w:themeColor="text1"/>
          <w:sz w:val="24"/>
          <w:szCs w:val="24"/>
        </w:rPr>
        <w:t xml:space="preserve">Automatic brain tumor detection and classification using </w:t>
      </w:r>
      <w:proofErr w:type="spellStart"/>
      <w:r w:rsidRPr="00052D2A">
        <w:rPr>
          <w:i/>
          <w:iCs/>
          <w:color w:val="000000" w:themeColor="text1"/>
          <w:sz w:val="24"/>
          <w:szCs w:val="24"/>
        </w:rPr>
        <w:t>svm</w:t>
      </w:r>
      <w:proofErr w:type="spellEnd"/>
      <w:r w:rsidRPr="00052D2A">
        <w:rPr>
          <w:i/>
          <w:iCs/>
          <w:color w:val="000000" w:themeColor="text1"/>
          <w:sz w:val="24"/>
          <w:szCs w:val="24"/>
        </w:rPr>
        <w:t xml:space="preserve"> classifier</w:t>
      </w:r>
      <w:r w:rsidRPr="00052D2A">
        <w:rPr>
          <w:b/>
          <w:bCs/>
          <w:color w:val="000000" w:themeColor="text1"/>
          <w:sz w:val="24"/>
          <w:szCs w:val="24"/>
        </w:rPr>
        <w:t>”</w:t>
      </w:r>
      <w:r w:rsidRPr="00052D2A">
        <w:rPr>
          <w:color w:val="000000" w:themeColor="text1"/>
          <w:sz w:val="24"/>
          <w:szCs w:val="24"/>
        </w:rPr>
        <w:t xml:space="preserve"> Proceedings of ISER 2nd international conference, Singapore (July 2015), pp. 55-59.</w:t>
      </w:r>
    </w:p>
    <w:p w:rsidR="00501F29" w:rsidRPr="00052D2A" w:rsidRDefault="00501F29">
      <w:pPr>
        <w:pStyle w:val="Heading1"/>
        <w:ind w:left="0" w:firstLine="0"/>
        <w:rPr>
          <w:b w:val="0"/>
          <w:bCs w:val="0"/>
          <w:color w:val="000000" w:themeColor="text1"/>
          <w:sz w:val="32"/>
          <w:szCs w:val="32"/>
        </w:rPr>
      </w:pPr>
    </w:p>
    <w:bookmarkEnd w:id="201"/>
    <w:p w:rsidR="00501F29" w:rsidRPr="00052D2A" w:rsidRDefault="00501F29">
      <w:pPr>
        <w:pStyle w:val="Heading4"/>
        <w:ind w:left="0" w:firstLine="0"/>
        <w:rPr>
          <w:b w:val="0"/>
          <w:bCs w:val="0"/>
          <w:i w:val="0"/>
          <w:iCs/>
          <w:color w:val="000000" w:themeColor="text1"/>
          <w:sz w:val="24"/>
          <w:szCs w:val="24"/>
        </w:rPr>
      </w:pPr>
    </w:p>
    <w:bookmarkEnd w:id="153"/>
    <w:p w:rsidR="00501F29" w:rsidRPr="00052D2A" w:rsidRDefault="00501F29">
      <w:pPr>
        <w:pStyle w:val="Heading2"/>
        <w:ind w:left="0"/>
        <w:rPr>
          <w:b w:val="0"/>
          <w:bCs w:val="0"/>
          <w:color w:val="000000" w:themeColor="text1"/>
          <w:sz w:val="24"/>
          <w:szCs w:val="24"/>
        </w:rPr>
      </w:pPr>
    </w:p>
    <w:p w:rsidR="00501F29" w:rsidRPr="00052D2A" w:rsidRDefault="00501F29">
      <w:pPr>
        <w:jc w:val="both"/>
      </w:pPr>
    </w:p>
    <w:p w:rsidR="00501F29" w:rsidRPr="00052D2A" w:rsidRDefault="00501F29">
      <w:pPr>
        <w:jc w:val="both"/>
        <w:rPr>
          <w:b/>
          <w:bCs/>
          <w:color w:val="000000" w:themeColor="text1"/>
        </w:rPr>
      </w:pPr>
    </w:p>
    <w:p w:rsidR="00501F29" w:rsidRPr="00052D2A" w:rsidRDefault="00501F29">
      <w:pPr>
        <w:pStyle w:val="Heading1"/>
        <w:jc w:val="center"/>
        <w:rPr>
          <w:color w:val="000000" w:themeColor="text1"/>
          <w:sz w:val="40"/>
          <w:szCs w:val="40"/>
        </w:rPr>
      </w:pPr>
    </w:p>
    <w:p w:rsidR="00501F29" w:rsidRPr="00052D2A" w:rsidRDefault="00501F29">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sectPr w:rsidR="00126312" w:rsidRPr="00052D2A" w:rsidSect="00E90D48">
          <w:headerReference w:type="default" r:id="rId81"/>
          <w:footerReference w:type="default" r:id="rId82"/>
          <w:type w:val="continuous"/>
          <w:pgSz w:w="11910" w:h="16840"/>
          <w:pgMar w:top="1340" w:right="1300" w:bottom="1060" w:left="1560" w:header="0" w:footer="864" w:gutter="0"/>
          <w:cols w:space="720"/>
          <w:docGrid w:linePitch="360"/>
        </w:sectPr>
      </w:pPr>
    </w:p>
    <w:p w:rsidR="00126312" w:rsidRPr="00052D2A" w:rsidRDefault="00126312">
      <w:pPr>
        <w:rPr>
          <w:b/>
          <w:bCs/>
          <w:sz w:val="44"/>
          <w:szCs w:val="44"/>
        </w:rPr>
      </w:pPr>
    </w:p>
    <w:p w:rsidR="00126312" w:rsidRPr="00052D2A" w:rsidRDefault="00126312">
      <w:pPr>
        <w:rPr>
          <w:b/>
          <w:bCs/>
          <w:sz w:val="44"/>
          <w:szCs w:val="44"/>
        </w:rPr>
      </w:pPr>
      <w:r w:rsidRPr="00052D2A">
        <w:rPr>
          <w:b/>
          <w:bCs/>
          <w:noProof/>
          <w:sz w:val="44"/>
          <w:szCs w:val="44"/>
        </w:rPr>
        <w:lastRenderedPageBreak/>
        <w:drawing>
          <wp:inline distT="0" distB="0" distL="0" distR="0">
            <wp:extent cx="5746750" cy="8128000"/>
            <wp:effectExtent l="19050" t="0" r="6350" b="0"/>
            <wp:docPr id="3" name="Picture 2" descr="WhatsApp Image 2021-05-29 at 9.58.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9 at 9.58.05 AM.jpeg"/>
                    <pic:cNvPicPr/>
                  </pic:nvPicPr>
                  <pic:blipFill>
                    <a:blip r:embed="rId83"/>
                    <a:stretch>
                      <a:fillRect/>
                    </a:stretch>
                  </pic:blipFill>
                  <pic:spPr>
                    <a:xfrm>
                      <a:off x="0" y="0"/>
                      <a:ext cx="5746750" cy="8128000"/>
                    </a:xfrm>
                    <a:prstGeom prst="rect">
                      <a:avLst/>
                    </a:prstGeom>
                  </pic:spPr>
                </pic:pic>
              </a:graphicData>
            </a:graphic>
          </wp:inline>
        </w:drawing>
      </w: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r w:rsidRPr="00052D2A">
        <w:rPr>
          <w:b/>
          <w:bCs/>
          <w:noProof/>
          <w:sz w:val="44"/>
          <w:szCs w:val="44"/>
        </w:rPr>
        <w:lastRenderedPageBreak/>
        <w:drawing>
          <wp:inline distT="0" distB="0" distL="0" distR="0">
            <wp:extent cx="5746750" cy="8128000"/>
            <wp:effectExtent l="19050" t="0" r="6350" b="0"/>
            <wp:docPr id="12" name="Picture 11" descr="WhatsApp Image 2021-05-29 at 9.58.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9 at 9.58.05 AM (1).jpeg"/>
                    <pic:cNvPicPr/>
                  </pic:nvPicPr>
                  <pic:blipFill>
                    <a:blip r:embed="rId84"/>
                    <a:stretch>
                      <a:fillRect/>
                    </a:stretch>
                  </pic:blipFill>
                  <pic:spPr>
                    <a:xfrm>
                      <a:off x="0" y="0"/>
                      <a:ext cx="5746750" cy="8128000"/>
                    </a:xfrm>
                    <a:prstGeom prst="rect">
                      <a:avLst/>
                    </a:prstGeom>
                  </pic:spPr>
                </pic:pic>
              </a:graphicData>
            </a:graphic>
          </wp:inline>
        </w:drawing>
      </w: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r w:rsidRPr="00052D2A">
        <w:rPr>
          <w:b/>
          <w:bCs/>
          <w:noProof/>
          <w:sz w:val="44"/>
          <w:szCs w:val="44"/>
        </w:rPr>
        <w:lastRenderedPageBreak/>
        <w:drawing>
          <wp:inline distT="0" distB="0" distL="0" distR="0">
            <wp:extent cx="5746750" cy="8128000"/>
            <wp:effectExtent l="19050" t="0" r="6350" b="0"/>
            <wp:docPr id="14" name="Picture 13" descr="WhatsApp Image 2021-05-29 at 9.58.0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9 at 9.58.05 AM (2).jpeg"/>
                    <pic:cNvPicPr/>
                  </pic:nvPicPr>
                  <pic:blipFill>
                    <a:blip r:embed="rId85"/>
                    <a:stretch>
                      <a:fillRect/>
                    </a:stretch>
                  </pic:blipFill>
                  <pic:spPr>
                    <a:xfrm>
                      <a:off x="0" y="0"/>
                      <a:ext cx="5746750" cy="8128000"/>
                    </a:xfrm>
                    <a:prstGeom prst="rect">
                      <a:avLst/>
                    </a:prstGeom>
                  </pic:spPr>
                </pic:pic>
              </a:graphicData>
            </a:graphic>
          </wp:inline>
        </w:drawing>
      </w:r>
    </w:p>
    <w:p w:rsidR="00126312" w:rsidRPr="00052D2A" w:rsidRDefault="00126312">
      <w:pPr>
        <w:rPr>
          <w:b/>
          <w:bCs/>
          <w:sz w:val="44"/>
          <w:szCs w:val="44"/>
        </w:rPr>
      </w:pPr>
    </w:p>
    <w:p w:rsidR="00126312" w:rsidRPr="00052D2A" w:rsidRDefault="00126312">
      <w:pPr>
        <w:rPr>
          <w:b/>
          <w:bCs/>
          <w:sz w:val="44"/>
          <w:szCs w:val="44"/>
        </w:rPr>
      </w:pPr>
    </w:p>
    <w:p w:rsidR="00126312" w:rsidRPr="00052D2A" w:rsidRDefault="00126312">
      <w:pPr>
        <w:rPr>
          <w:b/>
          <w:bCs/>
          <w:sz w:val="44"/>
          <w:szCs w:val="44"/>
        </w:rPr>
      </w:pPr>
    </w:p>
    <w:p w:rsidR="00126312" w:rsidRPr="00052D2A" w:rsidRDefault="0079184C">
      <w:pPr>
        <w:rPr>
          <w:b/>
          <w:bCs/>
          <w:sz w:val="44"/>
          <w:szCs w:val="44"/>
        </w:rPr>
      </w:pPr>
      <w:r w:rsidRPr="00052D2A">
        <w:rPr>
          <w:b/>
          <w:bCs/>
          <w:noProof/>
          <w:sz w:val="44"/>
          <w:szCs w:val="44"/>
        </w:rPr>
        <w:lastRenderedPageBreak/>
        <w:drawing>
          <wp:inline distT="0" distB="0" distL="0" distR="0">
            <wp:extent cx="5746750" cy="8128000"/>
            <wp:effectExtent l="19050" t="0" r="6350" b="0"/>
            <wp:docPr id="18" name="Picture 17" descr="WhatsApp Image 2021-05-29 at 9.58.05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9 at 9.58.05 AM (3).jpeg"/>
                    <pic:cNvPicPr/>
                  </pic:nvPicPr>
                  <pic:blipFill>
                    <a:blip r:embed="rId86"/>
                    <a:stretch>
                      <a:fillRect/>
                    </a:stretch>
                  </pic:blipFill>
                  <pic:spPr>
                    <a:xfrm>
                      <a:off x="0" y="0"/>
                      <a:ext cx="5746750" cy="8128000"/>
                    </a:xfrm>
                    <a:prstGeom prst="rect">
                      <a:avLst/>
                    </a:prstGeom>
                  </pic:spPr>
                </pic:pic>
              </a:graphicData>
            </a:graphic>
          </wp:inline>
        </w:drawing>
      </w:r>
    </w:p>
    <w:p w:rsidR="0079184C" w:rsidRPr="00052D2A" w:rsidRDefault="0079184C">
      <w:pPr>
        <w:rPr>
          <w:b/>
          <w:bCs/>
          <w:sz w:val="44"/>
          <w:szCs w:val="44"/>
        </w:rPr>
      </w:pPr>
    </w:p>
    <w:p w:rsidR="0079184C" w:rsidRPr="00052D2A" w:rsidRDefault="0079184C">
      <w:pPr>
        <w:rPr>
          <w:b/>
          <w:bCs/>
          <w:sz w:val="44"/>
          <w:szCs w:val="44"/>
        </w:rPr>
      </w:pPr>
    </w:p>
    <w:p w:rsidR="0079184C" w:rsidRPr="00052D2A" w:rsidRDefault="0079184C">
      <w:pPr>
        <w:rPr>
          <w:b/>
          <w:bCs/>
          <w:sz w:val="44"/>
          <w:szCs w:val="44"/>
        </w:rPr>
      </w:pPr>
    </w:p>
    <w:p w:rsidR="0079184C" w:rsidRPr="00052D2A" w:rsidRDefault="0079184C">
      <w:pPr>
        <w:rPr>
          <w:b/>
          <w:bCs/>
          <w:sz w:val="44"/>
          <w:szCs w:val="44"/>
        </w:rPr>
      </w:pPr>
      <w:r w:rsidRPr="00052D2A">
        <w:rPr>
          <w:b/>
          <w:bCs/>
          <w:noProof/>
          <w:sz w:val="44"/>
          <w:szCs w:val="44"/>
        </w:rPr>
        <w:lastRenderedPageBreak/>
        <w:drawing>
          <wp:inline distT="0" distB="0" distL="0" distR="0">
            <wp:extent cx="5746750" cy="8128000"/>
            <wp:effectExtent l="19050" t="0" r="6350" b="0"/>
            <wp:docPr id="19" name="Picture 18" descr="WhatsApp Image 2021-05-29 at 9.58.05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29 at 9.58.05 AM (4).jpeg"/>
                    <pic:cNvPicPr/>
                  </pic:nvPicPr>
                  <pic:blipFill>
                    <a:blip r:embed="rId87"/>
                    <a:stretch>
                      <a:fillRect/>
                    </a:stretch>
                  </pic:blipFill>
                  <pic:spPr>
                    <a:xfrm>
                      <a:off x="0" y="0"/>
                      <a:ext cx="5746750" cy="8128000"/>
                    </a:xfrm>
                    <a:prstGeom prst="rect">
                      <a:avLst/>
                    </a:prstGeom>
                  </pic:spPr>
                </pic:pic>
              </a:graphicData>
            </a:graphic>
          </wp:inline>
        </w:drawing>
      </w:r>
    </w:p>
    <w:sectPr w:rsidR="0079184C" w:rsidRPr="00052D2A" w:rsidSect="00E90D48">
      <w:headerReference w:type="default" r:id="rId88"/>
      <w:footerReference w:type="default" r:id="rId89"/>
      <w:type w:val="continuous"/>
      <w:pgSz w:w="11910" w:h="16840"/>
      <w:pgMar w:top="1340" w:right="1300" w:bottom="1060" w:left="1560" w:header="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AFD" w:rsidRDefault="008B0AFD">
      <w:r>
        <w:separator/>
      </w:r>
    </w:p>
  </w:endnote>
  <w:endnote w:type="continuationSeparator" w:id="0">
    <w:p w:rsidR="008B0AFD" w:rsidRDefault="008B0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Text Box 2" o:spid="_x0000_s2088" type="#_x0000_t202" style="position:absolute;margin-left:287.5pt;margin-top:787.15pt;width:20.85pt;height:14.25pt;z-index:-25167872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VnrAIAAKk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" filled="f" stroked="f">
          <v:textbox inset="0,0,0,0">
            <w:txbxContent>
              <w:p w:rsidR="00DF6BE5" w:rsidRDefault="00DF6BE5">
                <w:pPr>
                  <w:pStyle w:val="BodyText"/>
                  <w:spacing w:before="11"/>
                  <w:ind w:left="60"/>
                </w:pPr>
                <w:r>
                  <w:fldChar w:fldCharType="begin"/>
                </w:r>
                <w:r>
                  <w:instrText xml:space="preserve"> PAGE  \* roman </w:instrText>
                </w:r>
                <w:r>
                  <w:fldChar w:fldCharType="separate"/>
                </w:r>
                <w:r w:rsidR="006A4048">
                  <w:rPr>
                    <w:noProof/>
                  </w:rPr>
                  <w:t>xii</w:t>
                </w:r>
                <w:r>
                  <w:rPr>
                    <w:noProof/>
                  </w:rP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sdt>
    <w:sdtPr>
      <w:id w:val="-1053237777"/>
    </w:sdtPr>
    <w:sdtContent>
      <w:p w:rsidR="00DF6BE5" w:rsidRDefault="00DF6BE5">
        <w:pPr>
          <w:pStyle w:val="Footer"/>
          <w:jc w:val="right"/>
        </w:pPr>
        <w:r>
          <w:fldChar w:fldCharType="begin"/>
        </w:r>
        <w:r>
          <w:instrText xml:space="preserve"> PAGE   \* MERGEFORMAT </w:instrText>
        </w:r>
        <w:r>
          <w:fldChar w:fldCharType="separate"/>
        </w:r>
        <w:r w:rsidR="006A4048">
          <w:rPr>
            <w:noProof/>
          </w:rPr>
          <w:t>30</w:t>
        </w:r>
        <w:r>
          <w:rPr>
            <w:noProof/>
          </w:rPr>
          <w:fldChar w:fldCharType="end"/>
        </w:r>
      </w:p>
    </w:sdtContent>
  </w:sdt>
  <w:p w:rsidR="00DF6BE5" w:rsidRDefault="00DF6BE5">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Straight Arrow Connector 87" o:spid="_x0000_s2070" type="#_x0000_t32" style="position:absolute;margin-left:-2.05pt;margin-top:-16.6pt;width:425.7pt;height:0;z-index:25165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"/>
      </w:pict>
    </w:r>
    <w:r>
      <w:rPr>
        <w:i/>
        <w:sz w:val="20"/>
        <w:szCs w:val="20"/>
      </w:rPr>
      <w:t xml:space="preserve"> Automated Brain Tumor Classification</w:t>
    </w:r>
  </w:p>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289.2pt;margin-top:787.15pt;width:17.05pt;height:14.5pt;z-index:-251662336;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" filled="f" stroked="f">
          <v:textbox inset="0,0,0,0">
            <w:txbxContent>
              <w:p w:rsidR="00DF6BE5" w:rsidRDefault="00DF6BE5">
                <w:pPr>
                  <w:pStyle w:val="BodyText"/>
                  <w:spacing w:before="11"/>
                  <w:ind w:left="60"/>
                </w:pP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289.2pt;margin-top:787.15pt;width:17.05pt;height:14.5pt;z-index:-251660288;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" filled="f" stroked="f">
          <v:textbox inset="0,0,0,0">
            <w:txbxContent>
              <w:p w:rsidR="00DF6BE5" w:rsidRDefault="00DF6BE5">
                <w:pPr>
                  <w:pStyle w:val="BodyText"/>
                  <w:spacing w:before="11"/>
                  <w:ind w:left="60"/>
                </w:pP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sdt>
    <w:sdtPr>
      <w:id w:val="634146123"/>
    </w:sdtPr>
    <w:sdtContent>
      <w:p w:rsidR="00DF6BE5" w:rsidRDefault="00DF6BE5">
        <w:pPr>
          <w:pStyle w:val="Footer"/>
          <w:jc w:val="right"/>
        </w:pPr>
        <w:r>
          <w:fldChar w:fldCharType="begin"/>
        </w:r>
        <w:r>
          <w:instrText xml:space="preserve"> PAGE   \* MERGEFORMAT </w:instrText>
        </w:r>
        <w:r>
          <w:fldChar w:fldCharType="separate"/>
        </w:r>
        <w:r w:rsidR="006A4048">
          <w:rPr>
            <w:noProof/>
          </w:rPr>
          <w:t>39</w:t>
        </w:r>
        <w:r>
          <w:rPr>
            <w:noProof/>
          </w:rPr>
          <w:fldChar w:fldCharType="end"/>
        </w:r>
      </w:p>
    </w:sdtContent>
  </w:sdt>
  <w:p w:rsidR="00DF6BE5" w:rsidRDefault="00DF6BE5">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Straight Arrow Connector 96" o:spid="_x0000_s2064" type="#_x0000_t32" style="position:absolute;margin-left:-2.05pt;margin-top:-16.6pt;width:425.7pt;height:0;z-index:251660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9CJgIAAEw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"/>
      </w:pict>
    </w:r>
    <w:r>
      <w:rPr>
        <w:i/>
        <w:sz w:val="20"/>
        <w:szCs w:val="20"/>
      </w:rPr>
      <w:t xml:space="preserve"> Automated Brain Tumor Classification</w:t>
    </w:r>
  </w:p>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289.2pt;margin-top:787.15pt;width:17.05pt;height:14.5pt;z-index:-251657216;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" filled="f" stroked="f">
          <v:textbox inset="0,0,0,0">
            <w:txbxContent>
              <w:p w:rsidR="00DF6BE5" w:rsidRDefault="00DF6BE5">
                <w:pPr>
                  <w:pStyle w:val="BodyText"/>
                  <w:spacing w:before="11"/>
                  <w:ind w:left="60"/>
                </w:pP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289.2pt;margin-top:787.15pt;width:17.05pt;height:14.5pt;z-index:-251640832;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" filled="f" stroked="f">
          <v:textbox inset="0,0,0,0">
            <w:txbxContent>
              <w:p w:rsidR="00DF6BE5" w:rsidRDefault="00DF6BE5">
                <w:pPr>
                  <w:pStyle w:val="BodyText"/>
                  <w:spacing w:before="11"/>
                  <w:ind w:left="60"/>
                </w:pP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289.2pt;margin-top:787.15pt;width:17.05pt;height:14.5pt;z-index:-251655168;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" filled="f" stroked="f">
          <v:textbox inset="0,0,0,0">
            <w:txbxContent>
              <w:p w:rsidR="00DF6BE5" w:rsidRDefault="00DF6BE5">
                <w:pPr>
                  <w:pStyle w:val="BodyText"/>
                  <w:spacing w:before="11"/>
                  <w:ind w:left="60"/>
                </w:pP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sdt>
    <w:sdtPr>
      <w:id w:val="1142771206"/>
    </w:sdtPr>
    <w:sdtContent>
      <w:p w:rsidR="00DF6BE5" w:rsidRDefault="00DF6BE5">
        <w:pPr>
          <w:pStyle w:val="Footer"/>
          <w:jc w:val="right"/>
        </w:pPr>
        <w:r>
          <w:fldChar w:fldCharType="begin"/>
        </w:r>
        <w:r>
          <w:instrText xml:space="preserve"> PAGE   \* MERGEFORMAT </w:instrText>
        </w:r>
        <w:r>
          <w:fldChar w:fldCharType="separate"/>
        </w:r>
        <w:r w:rsidR="006A4048">
          <w:rPr>
            <w:noProof/>
          </w:rPr>
          <w:t>46</w:t>
        </w:r>
        <w:r>
          <w:rPr>
            <w:noProof/>
          </w:rPr>
          <w:fldChar w:fldCharType="end"/>
        </w:r>
      </w:p>
    </w:sdtContent>
  </w:sdt>
  <w:p w:rsidR="00DF6BE5" w:rsidRDefault="00DF6BE5">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Straight Arrow Connector 103" o:spid="_x0000_s2059" type="#_x0000_t32" style="position:absolute;margin-left:-2.05pt;margin-top:-16.6pt;width:425.7pt;height:0;z-index:2516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hJwIAAE4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"/>
      </w:pict>
    </w:r>
    <w:r>
      <w:rPr>
        <w:i/>
        <w:sz w:val="20"/>
        <w:szCs w:val="20"/>
      </w:rPr>
      <w:t xml:space="preserve"> Automated Brain Tumor Classification</w:t>
    </w:r>
  </w:p>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289.2pt;margin-top:787.15pt;width:17.05pt;height:14.5pt;z-index:-25165312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FUC4oSyAgAA&#10;sgUAAA4AAAAAAAAAAAAAAAAALgIAAGRycy9lMm9Eb2MueG1sUEsBAi0AFAAGAAgAAAAhAKrv5VLj&#10;AAAADQEAAA8AAAAAAAAAAAAAAAAADAUAAGRycy9kb3ducmV2LnhtbFBLBQYAAAAABAAEAPMAAAAc&#10;BgAAAAA=&#10;" filled="f" stroked="f">
          <v:textbox style="mso-next-textbox:#_x0000_s2058" inset="0,0,0,0">
            <w:txbxContent>
              <w:p w:rsidR="00DF6BE5" w:rsidRDefault="00DF6BE5">
                <w:pPr>
                  <w:pStyle w:val="BodyText"/>
                  <w:spacing w:before="11"/>
                  <w:ind w:left="60"/>
                </w:pP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289.2pt;margin-top:787.15pt;width:17.05pt;height:14.5pt;z-index:-251651072;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C9kF6eyAgAA&#10;sgUAAA4AAAAAAAAAAAAAAAAALgIAAGRycy9lMm9Eb2MueG1sUEsBAi0AFAAGAAgAAAAhAKrv5VLj&#10;AAAADQEAAA8AAAAAAAAAAAAAAAAADAUAAGRycy9kb3ducmV2LnhtbFBLBQYAAAAABAAEAPMAAAAc&#10;BgAAAAA=&#10;" filled="f" stroked="f">
          <v:textbox style="mso-next-textbox:#_x0000_s2057" inset="0,0,0,0">
            <w:txbxContent>
              <w:p w:rsidR="00DF6BE5" w:rsidRDefault="00DF6BE5">
                <w:pPr>
                  <w:pStyle w:val="BodyText"/>
                  <w:spacing w:before="11"/>
                  <w:ind w:left="60"/>
                </w:pP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sdt>
    <w:sdtPr>
      <w:id w:val="-1703077672"/>
    </w:sdtPr>
    <w:sdtContent>
      <w:p w:rsidR="00DF6BE5" w:rsidRDefault="00DF6BE5">
        <w:pPr>
          <w:pStyle w:val="Footer"/>
          <w:jc w:val="right"/>
        </w:pPr>
        <w:r>
          <w:fldChar w:fldCharType="begin"/>
        </w:r>
        <w:r>
          <w:instrText xml:space="preserve"> PAGE   \* MERGEFORMAT </w:instrText>
        </w:r>
        <w:r>
          <w:fldChar w:fldCharType="separate"/>
        </w:r>
        <w:r w:rsidR="006A4048">
          <w:rPr>
            <w:noProof/>
          </w:rPr>
          <w:t>49</w:t>
        </w:r>
        <w:r>
          <w:rPr>
            <w:noProof/>
          </w:rPr>
          <w:fldChar w:fldCharType="end"/>
        </w:r>
      </w:p>
    </w:sdtContent>
  </w:sdt>
  <w:p w:rsidR="00DF6BE5" w:rsidRDefault="00DF6BE5">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Straight Arrow Connector 109" o:spid="_x0000_s2055" type="#_x0000_t32" style="position:absolute;margin-left:-2.05pt;margin-top:-16.6pt;width:425.7pt;height:0;z-index:25166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1eJwIAAE4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"/>
      </w:pict>
    </w:r>
    <w:r>
      <w:rPr>
        <w:i/>
        <w:sz w:val="20"/>
        <w:szCs w:val="20"/>
      </w:rPr>
      <w:t xml:space="preserve"> Automated Brain Tumor Classification</w:t>
    </w:r>
  </w:p>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89.2pt;margin-top:787.15pt;width:17.05pt;height:14.5pt;z-index:-251649024;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OWHnxWyAgAA&#10;sgUAAA4AAAAAAAAAAAAAAAAALgIAAGRycy9lMm9Eb2MueG1sUEsBAi0AFAAGAAgAAAAhAKrv5VLj&#10;AAAADQEAAA8AAAAAAAAAAAAAAAAADAUAAGRycy9kb3ducmV2LnhtbFBLBQYAAAAABAAEAPMAAAAc&#10;BgAAAAA=&#10;" filled="f" stroked="f">
          <v:textbox style="mso-next-textbox:#_x0000_s2054" inset="0,0,0,0">
            <w:txbxContent>
              <w:p w:rsidR="00DF6BE5" w:rsidRDefault="00DF6BE5">
                <w:pPr>
                  <w:pStyle w:val="BodyText"/>
                  <w:spacing w:before="11"/>
                  <w:ind w:left="60"/>
                </w:pP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289.2pt;margin-top:787.15pt;width:17.05pt;height:14.5pt;z-index:-251636736;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OWHnxWyAgAA&#10;sgUAAA4AAAAAAAAAAAAAAAAALgIAAGRycy9lMm9Eb2MueG1sUEsBAi0AFAAGAAgAAAAhAKrv5VLj&#10;AAAADQEAAA8AAAAAAAAAAAAAAAAADAUAAGRycy9kb3ducmV2LnhtbFBLBQYAAAAABAAEAPMAAAAc&#10;BgAAAAA=&#10;" filled="f" stroked="f">
          <v:textbox style="mso-next-textbox:#_x0000_s2109" inset="0,0,0,0">
            <w:txbxContent>
              <w:p w:rsidR="00DF6BE5" w:rsidRDefault="00DF6BE5">
                <w:pPr>
                  <w:pStyle w:val="BodyText"/>
                  <w:spacing w:before="11"/>
                  <w:ind w:left="60"/>
                </w:pP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89.2pt;margin-top:787.15pt;width:17.05pt;height:14.5pt;z-index:-251646976;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5CsgIAALI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OCcrkKyAgAA&#10;sgUAAA4AAAAAAAAAAAAAAAAALgIAAGRycy9lMm9Eb2MueG1sUEsBAi0AFAAGAAgAAAAhAKrv5VLj&#10;AAAADQEAAA8AAAAAAAAAAAAAAAAADAUAAGRycy9kb3ducmV2LnhtbFBLBQYAAAAABAAEAPMAAAAc&#10;BgAAAAA=&#10;" filled="f" stroked="f">
          <v:textbox style="mso-next-textbox:#_x0000_s2053" inset="0,0,0,0">
            <w:txbxContent>
              <w:p w:rsidR="00DF6BE5" w:rsidRDefault="00DF6BE5">
                <w:pPr>
                  <w:pStyle w:val="BodyText"/>
                  <w:spacing w:before="11"/>
                  <w:ind w:left="60"/>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Text Box 1" o:spid="_x0000_s2087" type="#_x0000_t202" style="position:absolute;margin-left:289.2pt;margin-top:787.15pt;width:17.05pt;height:14.5pt;z-index:-251677696;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" filled="f" stroked="f">
          <v:textbox inset="0,0,0,0">
            <w:txbxContent>
              <w:p w:rsidR="00DF6BE5" w:rsidRDefault="00DF6BE5">
                <w:pPr>
                  <w:pStyle w:val="BodyText"/>
                  <w:spacing w:before="11"/>
                  <w:ind w:left="60"/>
                </w:pP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sdt>
    <w:sdtPr>
      <w:id w:val="1707134116"/>
    </w:sdtPr>
    <w:sdtContent>
      <w:p w:rsidR="00DF6BE5" w:rsidRDefault="00DF6BE5">
        <w:pPr>
          <w:pStyle w:val="Footer"/>
          <w:jc w:val="right"/>
        </w:pPr>
        <w:r>
          <w:fldChar w:fldCharType="begin"/>
        </w:r>
        <w:r>
          <w:instrText xml:space="preserve"> PAGE   \* MERGEFORMAT </w:instrText>
        </w:r>
        <w:r>
          <w:fldChar w:fldCharType="separate"/>
        </w:r>
        <w:r>
          <w:rPr>
            <w:noProof/>
          </w:rPr>
          <w:t>51</w:t>
        </w:r>
        <w:r>
          <w:rPr>
            <w:noProof/>
          </w:rPr>
          <w:fldChar w:fldCharType="end"/>
        </w:r>
      </w:p>
    </w:sdtContent>
  </w:sdt>
  <w:p w:rsidR="00DF6BE5" w:rsidRDefault="00DF6BE5">
    <w:pPr>
      <w:pStyle w:val="BodyText"/>
      <w:spacing w:line="14" w:lineRule="auto"/>
      <w:rPr>
        <w:sz w:val="20"/>
      </w:rPr>
    </w:pPr>
    <w:r>
      <w:rPr>
        <w:i/>
        <w:sz w:val="20"/>
        <w:szCs w:val="20"/>
      </w:rPr>
      <w:t>Automated Brain Tumor Classification</w:t>
    </w:r>
    <w:r>
      <w:pict>
        <v:shapetype id="_x0000_t202" coordsize="21600,21600" o:spt="202" path="m,l,21600r21600,l21600,xe">
          <v:stroke joinstyle="miter"/>
          <v:path gradientshapeok="t" o:connecttype="rect"/>
        </v:shapetype>
        <v:shape id="_x0000_s2050" type="#_x0000_t202" style="position:absolute;margin-left:289.2pt;margin-top:787.15pt;width:17.05pt;height:14.5pt;z-index:-251643904;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CpMEIeyAgAA&#10;sgUAAA4AAAAAAAAAAAAAAAAALgIAAGRycy9lMm9Eb2MueG1sUEsBAi0AFAAGAAgAAAAhAKrv5VLj&#10;AAAADQEAAA8AAAAAAAAAAAAAAAAADAUAAGRycy9kb3ducmV2LnhtbFBLBQYAAAAABAAEAPMAAAAc&#10;BgAAAAA=&#10;" filled="f" stroked="f">
          <v:textbox style="mso-next-textbox:#_x0000_s2050" inset="0,0,0,0">
            <w:txbxContent>
              <w:p w:rsidR="00DF6BE5" w:rsidRDefault="00DF6BE5">
                <w:pPr>
                  <w:pStyle w:val="BodyText"/>
                  <w:spacing w:before="11"/>
                  <w:ind w:left="60"/>
                </w:pPr>
              </w:p>
            </w:txbxContent>
          </v:textbox>
          <w10:wrap anchorx="page" anchory="page"/>
        </v:shape>
      </w:pict>
    </w:r>
  </w:p>
  <w:p w:rsidR="00DF6BE5" w:rsidRDefault="00DF6BE5">
    <w:pPr>
      <w:pStyle w:val="BodyText"/>
      <w:spacing w:line="14" w:lineRule="auto"/>
      <w:rPr>
        <w:sz w:val="20"/>
      </w:rPr>
    </w:pPr>
    <w:r>
      <w:pict>
        <v:shape id="_x0000_s2049" type="#_x0000_t202" style="position:absolute;margin-left:289.2pt;margin-top:787.15pt;width:17.05pt;height:14.5pt;z-index:-251644928;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N33LQSyAgAA&#10;sgUAAA4AAAAAAAAAAAAAAAAALgIAAGRycy9lMm9Eb2MueG1sUEsBAi0AFAAGAAgAAAAhAKrv5VLj&#10;AAAADQEAAA8AAAAAAAAAAAAAAAAADAUAAGRycy9kb3ducmV2LnhtbFBLBQYAAAAABAAEAPMAAAAc&#10;BgAAAAA=&#10;" filled="f" stroked="f">
          <v:textbox style="mso-next-textbox:#_x0000_s2049" inset="0,0,0,0">
            <w:txbxContent>
              <w:p w:rsidR="00DF6BE5" w:rsidRDefault="00DF6BE5">
                <w:pPr>
                  <w:pStyle w:val="BodyText"/>
                  <w:spacing w:before="11"/>
                  <w:ind w:left="60"/>
                </w:pP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rsidP="00126312"/>
  <w:sdt>
    <w:sdtPr>
      <w:id w:val="83965145"/>
    </w:sdtPr>
    <w:sdtContent>
      <w:p w:rsidR="00DF6BE5" w:rsidRDefault="00DF6BE5" w:rsidP="00126312">
        <w:pPr>
          <w:pStyle w:val="Footer"/>
          <w:jc w:val="right"/>
        </w:pPr>
        <w:r>
          <w:fldChar w:fldCharType="begin"/>
        </w:r>
        <w:r>
          <w:instrText xml:space="preserve"> PAGE   \* MERGEFORMAT </w:instrText>
        </w:r>
        <w:r>
          <w:fldChar w:fldCharType="separate"/>
        </w:r>
        <w:r w:rsidR="006A4048">
          <w:rPr>
            <w:noProof/>
          </w:rPr>
          <w:t>53</w:t>
        </w:r>
        <w:r>
          <w:rPr>
            <w:noProof/>
          </w:rPr>
          <w:fldChar w:fldCharType="end"/>
        </w:r>
      </w:p>
    </w:sdtContent>
  </w:sdt>
  <w:p w:rsidR="00DF6BE5" w:rsidRDefault="00DF6BE5" w:rsidP="00126312">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_x0000_s2117" type="#_x0000_t32" style="position:absolute;margin-left:-2.05pt;margin-top:-16.6pt;width:425.7pt;height:0;z-index:25168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1eJwIAAE4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"/>
      </w:pict>
    </w:r>
    <w:r>
      <w:rPr>
        <w:i/>
        <w:sz w:val="20"/>
        <w:szCs w:val="20"/>
      </w:rPr>
      <w:t xml:space="preserve"> Automated Brain Tumor Classification</w:t>
    </w:r>
  </w:p>
  <w:p w:rsidR="00DF6BE5" w:rsidRDefault="00DF6BE5" w:rsidP="00126312">
    <w:pPr>
      <w:pStyle w:val="BodyText"/>
      <w:spacing w:line="14" w:lineRule="auto"/>
      <w:rPr>
        <w:sz w:val="20"/>
      </w:rPr>
    </w:pPr>
    <w:r>
      <w:pict>
        <v:shapetype id="_x0000_t202" coordsize="21600,21600" o:spt="202" path="m,l,21600r21600,l21600,xe">
          <v:stroke joinstyle="miter"/>
          <v:path gradientshapeok="t" o:connecttype="rect"/>
        </v:shapetype>
        <v:shape id="_x0000_s2116" type="#_x0000_t202" style="position:absolute;margin-left:289.2pt;margin-top:787.15pt;width:17.05pt;height:14.5pt;z-index:-25163264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OWHnxWyAgAA&#10;sgUAAA4AAAAAAAAAAAAAAAAALgIAAGRycy9lMm9Eb2MueG1sUEsBAi0AFAAGAAgAAAAhAKrv5VLj&#10;AAAADQEAAA8AAAAAAAAAAAAAAAAADAUAAGRycy9kb3ducmV2LnhtbFBLBQYAAAAABAAEAPMAAAAc&#10;BgAAAAA=&#10;" filled="f" stroked="f">
          <v:textbox inset="0,0,0,0">
            <w:txbxContent>
              <w:p w:rsidR="00DF6BE5" w:rsidRDefault="00DF6BE5" w:rsidP="00126312">
                <w:pPr>
                  <w:pStyle w:val="BodyText"/>
                  <w:spacing w:before="11"/>
                  <w:ind w:left="60"/>
                </w:pPr>
              </w:p>
            </w:txbxContent>
          </v:textbox>
          <w10:wrap anchorx="page" anchory="page"/>
        </v:shape>
      </w:pict>
    </w:r>
  </w:p>
  <w:p w:rsidR="00DF6BE5" w:rsidRPr="00126312" w:rsidRDefault="00DF6BE5" w:rsidP="00126312">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Pr="00126312" w:rsidRDefault="00DF6BE5" w:rsidP="001263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5413728"/>
    </w:sdtPr>
    <w:sdtContent>
      <w:p w:rsidR="00DF6BE5" w:rsidRDefault="00DF6BE5">
        <w:pPr>
          <w:pStyle w:val="Footer"/>
          <w:jc w:val="right"/>
        </w:pPr>
        <w:r>
          <w:fldChar w:fldCharType="begin"/>
        </w:r>
        <w:r>
          <w:instrText xml:space="preserve"> PAGE   \* MERGEFORMAT </w:instrText>
        </w:r>
        <w:r>
          <w:fldChar w:fldCharType="separate"/>
        </w:r>
        <w:r w:rsidR="006A4048">
          <w:rPr>
            <w:noProof/>
          </w:rPr>
          <w:t>2</w:t>
        </w:r>
        <w:r>
          <w:rPr>
            <w:noProof/>
          </w:rPr>
          <w:fldChar w:fldCharType="end"/>
        </w:r>
      </w:p>
    </w:sdtContent>
  </w:sdt>
  <w:p w:rsidR="00DF6BE5" w:rsidRDefault="00DF6BE5">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Straight Arrow Connector 65" o:spid="_x0000_s2085" type="#_x0000_t32" style="position:absolute;margin-left:-2.05pt;margin-top:-16.6pt;width:425.7pt;height:0;z-index:251641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"/>
      </w:pict>
    </w:r>
    <w:r>
      <w:rPr>
        <w:i/>
        <w:sz w:val="20"/>
        <w:szCs w:val="20"/>
      </w:rPr>
      <w:t>Automated Brain Tumor Classification</w:t>
    </w:r>
  </w:p>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289.2pt;margin-top:787.15pt;width:17.05pt;height:14.5pt;z-index:-251675648;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" filled="f" stroked="f">
          <v:textbox inset="0,0,0,0">
            <w:txbxContent>
              <w:p w:rsidR="00DF6BE5" w:rsidRDefault="00DF6BE5">
                <w:pPr>
                  <w:pStyle w:val="BodyText"/>
                  <w:spacing w:before="11"/>
                  <w:ind w:left="60"/>
                </w:pP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289.2pt;margin-top:787.15pt;width:17.05pt;height:14.5pt;z-index:-25167360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FLBC/KyAgAA&#10;sAUAAA4AAAAAAAAAAAAAAAAALgIAAGRycy9lMm9Eb2MueG1sUEsBAi0AFAAGAAgAAAAhAKrv5VLj&#10;AAAADQEAAA8AAAAAAAAAAAAAAAAADAUAAGRycy9kb3ducmV2LnhtbFBLBQYAAAAABAAEAPMAAAAc&#10;BgAAAAA=&#10;" filled="f" stroked="f">
          <v:textbox inset="0,0,0,0">
            <w:txbxContent>
              <w:p w:rsidR="00DF6BE5" w:rsidRDefault="00DF6BE5">
                <w:pPr>
                  <w:pStyle w:val="BodyText"/>
                  <w:spacing w:before="11"/>
                  <w:ind w:left="60"/>
                </w:pP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sdt>
    <w:sdtPr>
      <w:id w:val="2094502425"/>
    </w:sdtPr>
    <w:sdtContent>
      <w:p w:rsidR="00DF6BE5" w:rsidRDefault="00DF6BE5">
        <w:pPr>
          <w:pStyle w:val="Footer"/>
          <w:jc w:val="right"/>
        </w:pPr>
        <w:r>
          <w:fldChar w:fldCharType="begin"/>
        </w:r>
        <w:r>
          <w:instrText xml:space="preserve"> PAGE   \* MERGEFORMAT </w:instrText>
        </w:r>
        <w:r>
          <w:fldChar w:fldCharType="separate"/>
        </w:r>
        <w:r w:rsidR="006A4048">
          <w:rPr>
            <w:noProof/>
          </w:rPr>
          <w:t>14</w:t>
        </w:r>
        <w:r>
          <w:rPr>
            <w:noProof/>
          </w:rPr>
          <w:fldChar w:fldCharType="end"/>
        </w:r>
      </w:p>
    </w:sdtContent>
  </w:sdt>
  <w:p w:rsidR="00DF6BE5" w:rsidRDefault="00DF6BE5">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Straight Arrow Connector 73" o:spid="_x0000_s2081" type="#_x0000_t32" style="position:absolute;margin-left:-2.05pt;margin-top:-16.6pt;width:425.7pt;height:0;z-index:25164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"/>
      </w:pict>
    </w:r>
    <w:r>
      <w:rPr>
        <w:i/>
        <w:sz w:val="20"/>
        <w:szCs w:val="20"/>
      </w:rPr>
      <w:t xml:space="preserve"> Automated Brain Tumor Classification</w:t>
    </w:r>
  </w:p>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289.2pt;margin-top:787.15pt;width:17.05pt;height:14.5pt;z-index:-251671552;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KFXsgIAALA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JnwoVeyAgAA&#10;sAUAAA4AAAAAAAAAAAAAAAAALgIAAGRycy9lMm9Eb2MueG1sUEsBAi0AFAAGAAgAAAAhAKrv5VLj&#10;AAAADQEAAA8AAAAAAAAAAAAAAAAADAUAAGRycy9kb3ducmV2LnhtbFBLBQYAAAAABAAEAPMAAAAc&#10;BgAAAAA=&#10;" filled="f" stroked="f">
          <v:textbox inset="0,0,0,0">
            <w:txbxContent>
              <w:p w:rsidR="00DF6BE5" w:rsidRDefault="00DF6BE5">
                <w:pPr>
                  <w:pStyle w:val="BodyText"/>
                  <w:spacing w:before="11"/>
                  <w:ind w:left="60"/>
                </w:pP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289.2pt;margin-top:787.15pt;width:17.05pt;height:14.5pt;z-index:-251669504;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Gpb3oGyAgAA&#10;sAUAAA4AAAAAAAAAAAAAAAAALgIAAGRycy9lMm9Eb2MueG1sUEsBAi0AFAAGAAgAAAAhAKrv5VLj&#10;AAAADQEAAA8AAAAAAAAAAAAAAAAADAUAAGRycy9kb3ducmV2LnhtbFBLBQYAAAAABAAEAPMAAAAc&#10;BgAAAAA=&#10;" filled="f" stroked="f">
          <v:textbox inset="0,0,0,0">
            <w:txbxContent>
              <w:p w:rsidR="00DF6BE5" w:rsidRDefault="00DF6BE5">
                <w:pPr>
                  <w:pStyle w:val="BodyText"/>
                  <w:spacing w:before="11"/>
                  <w:ind w:left="60"/>
                </w:pP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sdt>
    <w:sdtPr>
      <w:id w:val="-729689066"/>
    </w:sdtPr>
    <w:sdtContent>
      <w:p w:rsidR="00DF6BE5" w:rsidRDefault="00DF6BE5">
        <w:pPr>
          <w:pStyle w:val="Footer"/>
          <w:jc w:val="right"/>
        </w:pPr>
        <w:r>
          <w:fldChar w:fldCharType="begin"/>
        </w:r>
        <w:r>
          <w:instrText xml:space="preserve"> PAGE   \* MERGEFORMAT </w:instrText>
        </w:r>
        <w:r>
          <w:fldChar w:fldCharType="separate"/>
        </w:r>
        <w:r w:rsidR="006A4048">
          <w:rPr>
            <w:noProof/>
          </w:rPr>
          <w:t>16</w:t>
        </w:r>
        <w:r>
          <w:rPr>
            <w:noProof/>
          </w:rPr>
          <w:fldChar w:fldCharType="end"/>
        </w:r>
      </w:p>
    </w:sdtContent>
  </w:sdt>
  <w:p w:rsidR="00DF6BE5" w:rsidRDefault="00DF6BE5">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Straight Arrow Connector 80" o:spid="_x0000_s2077" type="#_x0000_t32" style="position:absolute;margin-left:-2.05pt;margin-top:-16.6pt;width:425.7pt;height:0;z-index:25165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RQJgIAAEw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"/>
      </w:pict>
    </w:r>
    <w:r>
      <w:rPr>
        <w:i/>
        <w:sz w:val="20"/>
        <w:szCs w:val="20"/>
      </w:rPr>
      <w:t xml:space="preserve"> Automated Brain Tumor Classification</w:t>
    </w:r>
  </w:p>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289.2pt;margin-top:787.15pt;width:17.05pt;height:14.5pt;z-index:-251667456;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M5bMEGyAgAA&#10;sAUAAA4AAAAAAAAAAAAAAAAALgIAAGRycy9lMm9Eb2MueG1sUEsBAi0AFAAGAAgAAAAhAKrv5VLj&#10;AAAADQEAAA8AAAAAAAAAAAAAAAAADAUAAGRycy9kb3ducmV2LnhtbFBLBQYAAAAABAAEAPMAAAAc&#10;BgAAAAA=&#10;" filled="f" stroked="f">
          <v:textbox inset="0,0,0,0">
            <w:txbxContent>
              <w:p w:rsidR="00DF6BE5" w:rsidRDefault="00DF6BE5">
                <w:pPr>
                  <w:pStyle w:val="BodyText"/>
                  <w:spacing w:before="11"/>
                  <w:ind w:left="60"/>
                </w:pP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sdt>
    <w:sdtPr>
      <w:id w:val="721481911"/>
    </w:sdtPr>
    <w:sdtContent>
      <w:p w:rsidR="00DF6BE5" w:rsidRDefault="00DF6BE5">
        <w:pPr>
          <w:pStyle w:val="Footer"/>
          <w:jc w:val="right"/>
        </w:pPr>
        <w:r>
          <w:fldChar w:fldCharType="begin"/>
        </w:r>
        <w:r>
          <w:instrText xml:space="preserve"> PAGE   \* MERGEFORMAT </w:instrText>
        </w:r>
        <w:r>
          <w:fldChar w:fldCharType="separate"/>
        </w:r>
        <w:r w:rsidR="006A4048">
          <w:rPr>
            <w:noProof/>
          </w:rPr>
          <w:t>23</w:t>
        </w:r>
        <w:r>
          <w:rPr>
            <w:noProof/>
          </w:rPr>
          <w:fldChar w:fldCharType="end"/>
        </w:r>
      </w:p>
    </w:sdtContent>
  </w:sdt>
  <w:p w:rsidR="00DF6BE5" w:rsidRDefault="00DF6BE5">
    <w:pPr>
      <w:pStyle w:val="Footer"/>
      <w:rPr>
        <w:i/>
        <w:sz w:val="20"/>
        <w:szCs w:val="20"/>
      </w:rPr>
    </w:pPr>
    <w:r>
      <w:rPr>
        <w:i/>
        <w:sz w:val="20"/>
        <w:szCs w:val="20"/>
      </w:rPr>
      <w:pict>
        <v:shapetype id="_x0000_t32" coordsize="21600,21600" o:spt="32" o:oned="t" path="m,l21600,21600e" filled="f">
          <v:path arrowok="t" fillok="f" o:connecttype="none"/>
          <o:lock v:ext="edit" shapetype="t"/>
        </v:shapetype>
        <v:shape id="Straight Arrow Connector 122" o:spid="_x0000_s2074" type="#_x0000_t32" style="position:absolute;margin-left:-2.05pt;margin-top:-16.6pt;width:425.7pt;height:0;z-index:25167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08JwIAAE4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"/>
      </w:pict>
    </w:r>
    <w:r>
      <w:rPr>
        <w:i/>
        <w:sz w:val="20"/>
        <w:szCs w:val="20"/>
      </w:rPr>
      <w:t xml:space="preserve"> Automated Brain Tumor Classification</w:t>
    </w:r>
  </w:p>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289.2pt;margin-top:787.15pt;width:17.05pt;height:14.5pt;z-index:-251639808;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w6sgIAALE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" filled="f" stroked="f">
          <v:textbox inset="0,0,0,0">
            <w:txbxContent>
              <w:p w:rsidR="00DF6BE5" w:rsidRDefault="00DF6BE5">
                <w:pPr>
                  <w:pStyle w:val="BodyText"/>
                  <w:spacing w:before="11"/>
                  <w:ind w:left="60"/>
                </w:pP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BodyText"/>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289.2pt;margin-top:787.15pt;width:17.05pt;height:14.5pt;z-index:-251664384;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" filled="f" stroked="f">
          <v:textbox inset="0,0,0,0">
            <w:txbxContent>
              <w:p w:rsidR="00DF6BE5" w:rsidRDefault="00DF6BE5">
                <w:pPr>
                  <w:pStyle w:val="BodyText"/>
                  <w:spacing w:before="11"/>
                  <w:ind w:left="60"/>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AFD" w:rsidRDefault="008B0AFD">
      <w:r>
        <w:separator/>
      </w:r>
    </w:p>
  </w:footnote>
  <w:footnote w:type="continuationSeparator" w:id="0">
    <w:p w:rsidR="008B0AFD" w:rsidRDefault="008B0A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12" o:spid="_x0000_s2086" type="#_x0000_t32" style="position:absolute;left:0;text-align:left;margin-left:-7.8pt;margin-top:16.15pt;width:425.7pt;height:0;z-index:251639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pZJgIAAEw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"/>
      </w:pict>
    </w:r>
    <w:r>
      <w:rPr>
        <w:i/>
        <w:sz w:val="20"/>
        <w:szCs w:val="20"/>
      </w:rPr>
      <w:t>Introduction</w:t>
    </w:r>
  </w:p>
  <w:p w:rsidR="00DF6BE5" w:rsidRDefault="00DF6BE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91" o:spid="_x0000_s2067" type="#_x0000_t32" style="position:absolute;left:0;text-align:left;margin-left:-7.8pt;margin-top:16.15pt;width:425.7pt;height:0;z-index:25165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"/>
      </w:pict>
    </w:r>
    <w:r>
      <w:rPr>
        <w:i/>
        <w:sz w:val="20"/>
        <w:szCs w:val="20"/>
      </w:rPr>
      <w:t>Design and Architecture</w:t>
    </w:r>
  </w:p>
  <w:p w:rsidR="00DF6BE5" w:rsidRDefault="00DF6BE5">
    <w:pPr>
      <w:pStyle w:val="Header"/>
    </w:pPr>
  </w:p>
  <w:p w:rsidR="00DF6BE5" w:rsidRDefault="00DF6BE5">
    <w:pPr>
      <w:pStyle w:val="Header"/>
    </w:pPr>
  </w:p>
  <w:p w:rsidR="00DF6BE5" w:rsidRDefault="00DF6BE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94" o:spid="_x0000_s2065" type="#_x0000_t32" style="position:absolute;left:0;text-align:left;margin-left:-7.8pt;margin-top:16.15pt;width:425.7pt;height:0;z-index:25165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9MJgIAAEw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"/>
      </w:pict>
    </w:r>
    <w:r>
      <w:rPr>
        <w:i/>
        <w:sz w:val="20"/>
        <w:szCs w:val="20"/>
      </w:rPr>
      <w:t>Implementation</w:t>
    </w:r>
  </w:p>
  <w:p w:rsidR="00DF6BE5" w:rsidRDefault="00DF6BE5">
    <w:pPr>
      <w:pStyle w:val="Header"/>
    </w:pPr>
  </w:p>
  <w:p w:rsidR="00DF6BE5" w:rsidRDefault="00DF6BE5">
    <w:pPr>
      <w:pStyle w:val="Header"/>
    </w:pPr>
  </w:p>
  <w:p w:rsidR="00DF6BE5" w:rsidRDefault="00DF6BE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pPr>
      <w:pStyle w:val="Header"/>
    </w:pPr>
  </w:p>
  <w:p w:rsidR="00DF6BE5" w:rsidRDefault="00DF6BE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101" o:spid="_x0000_s2060" type="#_x0000_t32" style="position:absolute;left:0;text-align:left;margin-left:-7.8pt;margin-top:16.15pt;width:425.7pt;height:0;z-index:25166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"/>
      </w:pict>
    </w:r>
    <w:r>
      <w:rPr>
        <w:i/>
        <w:sz w:val="20"/>
        <w:szCs w:val="20"/>
      </w:rPr>
      <w:t>Testing and Evaluation</w:t>
    </w:r>
  </w:p>
  <w:p w:rsidR="00DF6BE5" w:rsidRDefault="00DF6BE5">
    <w:pPr>
      <w:pStyle w:val="Header"/>
    </w:pPr>
  </w:p>
  <w:p w:rsidR="00DF6BE5" w:rsidRDefault="00DF6BE5">
    <w:pPr>
      <w:pStyle w:val="Header"/>
    </w:pPr>
  </w:p>
  <w:p w:rsidR="00DF6BE5" w:rsidRDefault="00DF6BE5">
    <w:pPr>
      <w:pStyle w:val="Header"/>
    </w:pPr>
  </w:p>
  <w:p w:rsidR="00DF6BE5" w:rsidRDefault="00DF6BE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107" o:spid="_x0000_s2056" type="#_x0000_t32" style="position:absolute;left:0;text-align:left;margin-left:-7.8pt;margin-top:16.15pt;width:425.7pt;height:0;z-index:25166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KrJKAIAAE4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"/>
      </w:pict>
    </w:r>
    <w:r>
      <w:rPr>
        <w:i/>
        <w:sz w:val="20"/>
        <w:szCs w:val="20"/>
      </w:rPr>
      <w:t>Conclusion and Future Work</w:t>
    </w:r>
  </w:p>
  <w:p w:rsidR="00DF6BE5" w:rsidRDefault="00DF6BE5">
    <w:pPr>
      <w:pStyle w:val="Header"/>
    </w:pPr>
  </w:p>
  <w:p w:rsidR="00DF6BE5" w:rsidRDefault="00DF6BE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113" o:spid="_x0000_s2052" type="#_x0000_t32" style="position:absolute;left:0;text-align:left;margin-left:-7.8pt;margin-top:16.15pt;width:425.7pt;height:0;z-index:251670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GpJwIAAE4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"/>
      </w:pict>
    </w:r>
    <w:r>
      <w:rPr>
        <w:i/>
        <w:sz w:val="20"/>
        <w:szCs w:val="20"/>
      </w:rPr>
      <w:t>Introduction</w:t>
    </w:r>
  </w:p>
  <w:p w:rsidR="00DF6BE5" w:rsidRDefault="00DF6BE5">
    <w:pPr>
      <w:pStyle w:val="Header"/>
    </w:pPr>
  </w:p>
  <w:p w:rsidR="00DF6BE5" w:rsidRDefault="00DF6BE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_x0000_s2111" type="#_x0000_t32" style="position:absolute;left:0;text-align:left;margin-left:-7.8pt;margin-top:16.15pt;width:425.7pt;height:0;z-index:25168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GpJwIAAE4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"/>
      </w:pict>
    </w:r>
    <w:r>
      <w:rPr>
        <w:i/>
        <w:sz w:val="20"/>
        <w:szCs w:val="20"/>
      </w:rPr>
      <w:t>References</w:t>
    </w:r>
  </w:p>
  <w:p w:rsidR="00DF6BE5" w:rsidRDefault="00DF6BE5">
    <w:pPr>
      <w:pStyle w:val="Header"/>
    </w:pPr>
  </w:p>
  <w:p w:rsidR="00DF6BE5" w:rsidRDefault="00DF6BE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71" o:spid="_x0000_s2082" type="#_x0000_t32" style="position:absolute;left:0;text-align:left;margin-left:-7.8pt;margin-top:16.15pt;width:425.7pt;height:0;z-index:251643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"/>
      </w:pict>
    </w:r>
    <w:r>
      <w:rPr>
        <w:i/>
        <w:sz w:val="20"/>
        <w:szCs w:val="20"/>
      </w:rPr>
      <w:t>Problem Statement</w:t>
    </w:r>
  </w:p>
  <w:p w:rsidR="00DF6BE5" w:rsidRDefault="00DF6BE5">
    <w:pPr>
      <w:pStyle w:val="Header"/>
    </w:pPr>
  </w:p>
  <w:p w:rsidR="00DF6BE5" w:rsidRDefault="00DF6BE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78" o:spid="_x0000_s2078" type="#_x0000_t32" style="position:absolute;left:0;text-align:left;margin-left:-7.8pt;margin-top:16.15pt;width:425.7pt;height:0;z-index:25164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cds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esJJ&#10;KdrjjLbOUNm0jrwYAwMpQSnsIxiCR7Bfg7Y5hpVqY3zF7Ki2+hXYd0sUlC1VjQi8304asVIfEb8L&#10;8RurMetu+Awcz9C9g9C8Y216D4ltIccwo9NtRuLoCMOPkyyZPs5xlO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"/>
      </w:pict>
    </w:r>
    <w:r>
      <w:rPr>
        <w:i/>
        <w:sz w:val="20"/>
        <w:szCs w:val="20"/>
      </w:rPr>
      <w:t>Requirement Analysis</w:t>
    </w:r>
  </w:p>
  <w:p w:rsidR="00DF6BE5" w:rsidRDefault="00DF6BE5">
    <w:pPr>
      <w:pStyle w:val="Header"/>
    </w:pPr>
  </w:p>
  <w:p w:rsidR="00DF6BE5" w:rsidRDefault="00DF6B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81" o:spid="_x0000_s2075" type="#_x0000_t32" style="position:absolute;left:0;text-align:left;margin-left:-7.8pt;margin-top:16.15pt;width:425.7pt;height:0;z-index:25165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"/>
      </w:pict>
    </w:r>
    <w:r>
      <w:rPr>
        <w:i/>
        <w:sz w:val="20"/>
        <w:szCs w:val="20"/>
      </w:rPr>
      <w:t>Requirement Analysis</w:t>
    </w:r>
  </w:p>
  <w:p w:rsidR="00DF6BE5" w:rsidRDefault="00DF6BE5">
    <w:pPr>
      <w:pStyle w:val="Header"/>
    </w:pPr>
  </w:p>
  <w:p w:rsidR="00DF6BE5" w:rsidRDefault="00DF6BE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85" o:spid="_x0000_s2071" type="#_x0000_t32" style="position:absolute;left:0;text-align:left;margin-left:-7.8pt;margin-top:16.15pt;width:425.7pt;height:0;z-index:25165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"/>
      </w:pict>
    </w:r>
    <w:r>
      <w:rPr>
        <w:i/>
        <w:sz w:val="20"/>
        <w:szCs w:val="20"/>
      </w:rPr>
      <w:t>Design and Architecture</w:t>
    </w:r>
  </w:p>
  <w:p w:rsidR="00DF6BE5" w:rsidRDefault="00DF6BE5">
    <w:pPr>
      <w:pStyle w:val="Header"/>
    </w:pPr>
  </w:p>
  <w:p w:rsidR="00DF6BE5" w:rsidRDefault="00DF6BE5">
    <w:pPr>
      <w:pStyle w:val="Header"/>
    </w:pPr>
  </w:p>
  <w:p w:rsidR="00DF6BE5" w:rsidRDefault="00DF6BE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BE5" w:rsidRDefault="00DF6BE5">
    <w:pPr>
      <w:pStyle w:val="Header"/>
      <w:ind w:left="2880" w:firstLine="3600"/>
      <w:rPr>
        <w:i/>
        <w:sz w:val="20"/>
        <w:szCs w:val="20"/>
      </w:rPr>
    </w:pPr>
    <w:r>
      <w:rPr>
        <w:sz w:val="24"/>
        <w:szCs w:val="24"/>
      </w:rPr>
      <w:pict>
        <v:shapetype id="_x0000_t32" coordsize="21600,21600" o:spt="32" o:oned="t" path="m,l21600,21600e" filled="f">
          <v:path arrowok="t" fillok="f" o:connecttype="none"/>
          <o:lock v:ext="edit" shapetype="t"/>
        </v:shapetype>
        <v:shape id="Straight Arrow Connector 117" o:spid="_x0000_s2068" type="#_x0000_t32" style="position:absolute;left:0;text-align:left;margin-left:-7.8pt;margin-top:16.15pt;width:425.7pt;height:0;z-index:251674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VBKAIAAE4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"/>
      </w:pict>
    </w:r>
    <w:r>
      <w:rPr>
        <w:i/>
        <w:sz w:val="20"/>
        <w:szCs w:val="20"/>
      </w:rPr>
      <w:t>Design and Architecture</w:t>
    </w:r>
  </w:p>
  <w:p w:rsidR="00DF6BE5" w:rsidRDefault="00DF6BE5">
    <w:pPr>
      <w:pStyle w:val="Header"/>
    </w:pPr>
  </w:p>
  <w:p w:rsidR="00DF6BE5" w:rsidRDefault="00DF6BE5">
    <w:pPr>
      <w:pStyle w:val="Header"/>
    </w:pPr>
  </w:p>
  <w:p w:rsidR="00DF6BE5" w:rsidRDefault="00DF6B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E57CD"/>
    <w:multiLevelType w:val="multilevel"/>
    <w:tmpl w:val="0D7E57CD"/>
    <w:lvl w:ilvl="0">
      <w:numFmt w:val="bullet"/>
      <w:lvlText w:val=""/>
      <w:lvlJc w:val="left"/>
      <w:pPr>
        <w:ind w:left="860" w:hanging="360"/>
      </w:pPr>
      <w:rPr>
        <w:rFonts w:ascii="Symbol" w:eastAsia="Symbol" w:hAnsi="Symbol" w:cs="Symbol" w:hint="default"/>
        <w:w w:val="100"/>
        <w:sz w:val="24"/>
        <w:szCs w:val="24"/>
        <w:lang w:val="en-US" w:eastAsia="en-US" w:bidi="ar-SA"/>
      </w:rPr>
    </w:lvl>
    <w:lvl w:ilvl="1">
      <w:numFmt w:val="bullet"/>
      <w:lvlText w:val="•"/>
      <w:lvlJc w:val="left"/>
      <w:pPr>
        <w:ind w:left="1678" w:hanging="360"/>
      </w:pPr>
      <w:rPr>
        <w:rFonts w:hint="default"/>
        <w:lang w:val="en-US" w:eastAsia="en-US" w:bidi="ar-SA"/>
      </w:rPr>
    </w:lvl>
    <w:lvl w:ilvl="2">
      <w:numFmt w:val="bullet"/>
      <w:lvlText w:val="•"/>
      <w:lvlJc w:val="left"/>
      <w:pPr>
        <w:ind w:left="2496" w:hanging="360"/>
      </w:pPr>
      <w:rPr>
        <w:rFonts w:hint="default"/>
        <w:lang w:val="en-US" w:eastAsia="en-US" w:bidi="ar-SA"/>
      </w:rPr>
    </w:lvl>
    <w:lvl w:ilvl="3">
      <w:numFmt w:val="bullet"/>
      <w:lvlText w:val="•"/>
      <w:lvlJc w:val="left"/>
      <w:pPr>
        <w:ind w:left="3315" w:hanging="360"/>
      </w:pPr>
      <w:rPr>
        <w:rFonts w:hint="default"/>
        <w:lang w:val="en-US" w:eastAsia="en-US" w:bidi="ar-SA"/>
      </w:rPr>
    </w:lvl>
    <w:lvl w:ilvl="4">
      <w:numFmt w:val="bullet"/>
      <w:lvlText w:val="•"/>
      <w:lvlJc w:val="left"/>
      <w:pPr>
        <w:ind w:left="4133" w:hanging="360"/>
      </w:pPr>
      <w:rPr>
        <w:rFonts w:hint="default"/>
        <w:lang w:val="en-US" w:eastAsia="en-US" w:bidi="ar-SA"/>
      </w:rPr>
    </w:lvl>
    <w:lvl w:ilvl="5">
      <w:numFmt w:val="bullet"/>
      <w:lvlText w:val="•"/>
      <w:lvlJc w:val="left"/>
      <w:pPr>
        <w:ind w:left="4952" w:hanging="360"/>
      </w:pPr>
      <w:rPr>
        <w:rFonts w:hint="default"/>
        <w:lang w:val="en-US" w:eastAsia="en-US" w:bidi="ar-SA"/>
      </w:rPr>
    </w:lvl>
    <w:lvl w:ilvl="6">
      <w:numFmt w:val="bullet"/>
      <w:lvlText w:val="•"/>
      <w:lvlJc w:val="left"/>
      <w:pPr>
        <w:ind w:left="5770" w:hanging="360"/>
      </w:pPr>
      <w:rPr>
        <w:rFonts w:hint="default"/>
        <w:lang w:val="en-US" w:eastAsia="en-US" w:bidi="ar-SA"/>
      </w:rPr>
    </w:lvl>
    <w:lvl w:ilvl="7">
      <w:numFmt w:val="bullet"/>
      <w:lvlText w:val="•"/>
      <w:lvlJc w:val="left"/>
      <w:pPr>
        <w:ind w:left="6588" w:hanging="360"/>
      </w:pPr>
      <w:rPr>
        <w:rFonts w:hint="default"/>
        <w:lang w:val="en-US" w:eastAsia="en-US" w:bidi="ar-SA"/>
      </w:rPr>
    </w:lvl>
    <w:lvl w:ilvl="8">
      <w:numFmt w:val="bullet"/>
      <w:lvlText w:val="•"/>
      <w:lvlJc w:val="left"/>
      <w:pPr>
        <w:ind w:left="7407" w:hanging="360"/>
      </w:pPr>
      <w:rPr>
        <w:rFonts w:hint="default"/>
        <w:lang w:val="en-US" w:eastAsia="en-US" w:bidi="ar-SA"/>
      </w:rPr>
    </w:lvl>
  </w:abstractNum>
  <w:abstractNum w:abstractNumId="1">
    <w:nsid w:val="134E594A"/>
    <w:multiLevelType w:val="multilevel"/>
    <w:tmpl w:val="134E594A"/>
    <w:lvl w:ilvl="0">
      <w:start w:val="1"/>
      <w:numFmt w:val="bullet"/>
      <w:lvlText w:val=""/>
      <w:lvlJc w:val="left"/>
      <w:pPr>
        <w:ind w:left="900" w:hanging="360"/>
      </w:pPr>
      <w:rPr>
        <w:rFonts w:ascii="Symbol" w:hAnsi="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
    <w:nsid w:val="1A8C34D4"/>
    <w:multiLevelType w:val="multilevel"/>
    <w:tmpl w:val="1A8C34D4"/>
    <w:lvl w:ilvl="0">
      <w:start w:val="1"/>
      <w:numFmt w:val="bullet"/>
      <w:lvlText w:val=""/>
      <w:lvlJc w:val="left"/>
      <w:pPr>
        <w:ind w:left="860" w:hanging="360"/>
      </w:pPr>
      <w:rPr>
        <w:rFonts w:ascii="Symbol" w:hAnsi="Symbol" w:hint="default"/>
      </w:rPr>
    </w:lvl>
    <w:lvl w:ilvl="1">
      <w:start w:val="1"/>
      <w:numFmt w:val="bullet"/>
      <w:lvlText w:val="o"/>
      <w:lvlJc w:val="left"/>
      <w:pPr>
        <w:ind w:left="1580" w:hanging="360"/>
      </w:pPr>
      <w:rPr>
        <w:rFonts w:ascii="Courier New" w:hAnsi="Courier New" w:cs="Courier New" w:hint="default"/>
      </w:rPr>
    </w:lvl>
    <w:lvl w:ilvl="2">
      <w:start w:val="1"/>
      <w:numFmt w:val="bullet"/>
      <w:lvlText w:val=""/>
      <w:lvlJc w:val="left"/>
      <w:pPr>
        <w:ind w:left="2300" w:hanging="360"/>
      </w:pPr>
      <w:rPr>
        <w:rFonts w:ascii="Wingdings" w:hAnsi="Wingdings" w:hint="default"/>
      </w:rPr>
    </w:lvl>
    <w:lvl w:ilvl="3">
      <w:start w:val="1"/>
      <w:numFmt w:val="bullet"/>
      <w:lvlText w:val=""/>
      <w:lvlJc w:val="left"/>
      <w:pPr>
        <w:ind w:left="3020" w:hanging="360"/>
      </w:pPr>
      <w:rPr>
        <w:rFonts w:ascii="Symbol" w:hAnsi="Symbol" w:hint="default"/>
      </w:rPr>
    </w:lvl>
    <w:lvl w:ilvl="4">
      <w:start w:val="1"/>
      <w:numFmt w:val="bullet"/>
      <w:lvlText w:val="o"/>
      <w:lvlJc w:val="left"/>
      <w:pPr>
        <w:ind w:left="3740" w:hanging="360"/>
      </w:pPr>
      <w:rPr>
        <w:rFonts w:ascii="Courier New" w:hAnsi="Courier New" w:cs="Courier New" w:hint="default"/>
      </w:rPr>
    </w:lvl>
    <w:lvl w:ilvl="5">
      <w:start w:val="1"/>
      <w:numFmt w:val="bullet"/>
      <w:lvlText w:val=""/>
      <w:lvlJc w:val="left"/>
      <w:pPr>
        <w:ind w:left="4460" w:hanging="360"/>
      </w:pPr>
      <w:rPr>
        <w:rFonts w:ascii="Wingdings" w:hAnsi="Wingdings" w:hint="default"/>
      </w:rPr>
    </w:lvl>
    <w:lvl w:ilvl="6">
      <w:start w:val="1"/>
      <w:numFmt w:val="bullet"/>
      <w:lvlText w:val=""/>
      <w:lvlJc w:val="left"/>
      <w:pPr>
        <w:ind w:left="5180" w:hanging="360"/>
      </w:pPr>
      <w:rPr>
        <w:rFonts w:ascii="Symbol" w:hAnsi="Symbol" w:hint="default"/>
      </w:rPr>
    </w:lvl>
    <w:lvl w:ilvl="7">
      <w:start w:val="1"/>
      <w:numFmt w:val="bullet"/>
      <w:lvlText w:val="o"/>
      <w:lvlJc w:val="left"/>
      <w:pPr>
        <w:ind w:left="5900" w:hanging="360"/>
      </w:pPr>
      <w:rPr>
        <w:rFonts w:ascii="Courier New" w:hAnsi="Courier New" w:cs="Courier New" w:hint="default"/>
      </w:rPr>
    </w:lvl>
    <w:lvl w:ilvl="8">
      <w:start w:val="1"/>
      <w:numFmt w:val="bullet"/>
      <w:lvlText w:val=""/>
      <w:lvlJc w:val="left"/>
      <w:pPr>
        <w:ind w:left="6620" w:hanging="360"/>
      </w:pPr>
      <w:rPr>
        <w:rFonts w:ascii="Wingdings" w:hAnsi="Wingdings" w:hint="default"/>
      </w:rPr>
    </w:lvl>
  </w:abstractNum>
  <w:abstractNum w:abstractNumId="3">
    <w:nsid w:val="264F531B"/>
    <w:multiLevelType w:val="multilevel"/>
    <w:tmpl w:val="264F531B"/>
    <w:lvl w:ilvl="0">
      <w:start w:val="5"/>
      <w:numFmt w:val="decimal"/>
      <w:lvlText w:val="%1"/>
      <w:lvlJc w:val="left"/>
      <w:pPr>
        <w:ind w:left="375" w:hanging="375"/>
      </w:pPr>
      <w:rPr>
        <w:rFonts w:hint="default"/>
      </w:rPr>
    </w:lvl>
    <w:lvl w:ilvl="1">
      <w:start w:val="2"/>
      <w:numFmt w:val="decimal"/>
      <w:lvlText w:val="%1.%2"/>
      <w:lvlJc w:val="left"/>
      <w:pPr>
        <w:ind w:left="1065" w:hanging="375"/>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4">
    <w:nsid w:val="40A112C0"/>
    <w:multiLevelType w:val="multilevel"/>
    <w:tmpl w:val="40A112C0"/>
    <w:lvl w:ilvl="0">
      <w:numFmt w:val="bullet"/>
      <w:lvlText w:val=""/>
      <w:lvlJc w:val="left"/>
      <w:pPr>
        <w:ind w:left="860" w:hanging="360"/>
      </w:pPr>
      <w:rPr>
        <w:rFonts w:ascii="Symbol" w:eastAsia="Symbol" w:hAnsi="Symbol" w:cs="Symbol" w:hint="default"/>
        <w:w w:val="100"/>
        <w:sz w:val="22"/>
        <w:szCs w:val="22"/>
        <w:lang w:val="en-US" w:eastAsia="en-US" w:bidi="ar-SA"/>
      </w:rPr>
    </w:lvl>
    <w:lvl w:ilvl="1">
      <w:numFmt w:val="bullet"/>
      <w:lvlText w:val="•"/>
      <w:lvlJc w:val="left"/>
      <w:pPr>
        <w:ind w:left="1678" w:hanging="360"/>
      </w:pPr>
      <w:rPr>
        <w:rFonts w:hint="default"/>
        <w:lang w:val="en-US" w:eastAsia="en-US" w:bidi="ar-SA"/>
      </w:rPr>
    </w:lvl>
    <w:lvl w:ilvl="2">
      <w:numFmt w:val="bullet"/>
      <w:lvlText w:val="•"/>
      <w:lvlJc w:val="left"/>
      <w:pPr>
        <w:ind w:left="2496" w:hanging="360"/>
      </w:pPr>
      <w:rPr>
        <w:rFonts w:hint="default"/>
        <w:lang w:val="en-US" w:eastAsia="en-US" w:bidi="ar-SA"/>
      </w:rPr>
    </w:lvl>
    <w:lvl w:ilvl="3">
      <w:numFmt w:val="bullet"/>
      <w:lvlText w:val="•"/>
      <w:lvlJc w:val="left"/>
      <w:pPr>
        <w:ind w:left="3315" w:hanging="360"/>
      </w:pPr>
      <w:rPr>
        <w:rFonts w:hint="default"/>
        <w:lang w:val="en-US" w:eastAsia="en-US" w:bidi="ar-SA"/>
      </w:rPr>
    </w:lvl>
    <w:lvl w:ilvl="4">
      <w:numFmt w:val="bullet"/>
      <w:lvlText w:val="•"/>
      <w:lvlJc w:val="left"/>
      <w:pPr>
        <w:ind w:left="4133" w:hanging="360"/>
      </w:pPr>
      <w:rPr>
        <w:rFonts w:hint="default"/>
        <w:lang w:val="en-US" w:eastAsia="en-US" w:bidi="ar-SA"/>
      </w:rPr>
    </w:lvl>
    <w:lvl w:ilvl="5">
      <w:numFmt w:val="bullet"/>
      <w:lvlText w:val="•"/>
      <w:lvlJc w:val="left"/>
      <w:pPr>
        <w:ind w:left="4952" w:hanging="360"/>
      </w:pPr>
      <w:rPr>
        <w:rFonts w:hint="default"/>
        <w:lang w:val="en-US" w:eastAsia="en-US" w:bidi="ar-SA"/>
      </w:rPr>
    </w:lvl>
    <w:lvl w:ilvl="6">
      <w:numFmt w:val="bullet"/>
      <w:lvlText w:val="•"/>
      <w:lvlJc w:val="left"/>
      <w:pPr>
        <w:ind w:left="5770" w:hanging="360"/>
      </w:pPr>
      <w:rPr>
        <w:rFonts w:hint="default"/>
        <w:lang w:val="en-US" w:eastAsia="en-US" w:bidi="ar-SA"/>
      </w:rPr>
    </w:lvl>
    <w:lvl w:ilvl="7">
      <w:numFmt w:val="bullet"/>
      <w:lvlText w:val="•"/>
      <w:lvlJc w:val="left"/>
      <w:pPr>
        <w:ind w:left="6588" w:hanging="360"/>
      </w:pPr>
      <w:rPr>
        <w:rFonts w:hint="default"/>
        <w:lang w:val="en-US" w:eastAsia="en-US" w:bidi="ar-SA"/>
      </w:rPr>
    </w:lvl>
    <w:lvl w:ilvl="8">
      <w:numFmt w:val="bullet"/>
      <w:lvlText w:val="•"/>
      <w:lvlJc w:val="left"/>
      <w:pPr>
        <w:ind w:left="7407" w:hanging="360"/>
      </w:pPr>
      <w:rPr>
        <w:rFonts w:hint="default"/>
        <w:lang w:val="en-US" w:eastAsia="en-US" w:bidi="ar-SA"/>
      </w:rPr>
    </w:lvl>
  </w:abstractNum>
  <w:abstractNum w:abstractNumId="5">
    <w:nsid w:val="637540AC"/>
    <w:multiLevelType w:val="multilevel"/>
    <w:tmpl w:val="637540AC"/>
    <w:lvl w:ilvl="0">
      <w:start w:val="1"/>
      <w:numFmt w:val="bullet"/>
      <w:lvlText w:val=""/>
      <w:lvlJc w:val="left"/>
      <w:pPr>
        <w:ind w:left="450" w:hanging="360"/>
      </w:pPr>
      <w:rPr>
        <w:rFonts w:ascii="Symbol" w:hAnsi="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6">
    <w:nsid w:val="65733E8C"/>
    <w:multiLevelType w:val="multilevel"/>
    <w:tmpl w:val="65733E8C"/>
    <w:lvl w:ilvl="0">
      <w:numFmt w:val="bullet"/>
      <w:lvlText w:val=""/>
      <w:lvlJc w:val="left"/>
      <w:pPr>
        <w:ind w:left="860" w:hanging="360"/>
      </w:pPr>
      <w:rPr>
        <w:rFonts w:ascii="Symbol" w:eastAsia="Symbol" w:hAnsi="Symbol" w:cs="Symbol" w:hint="default"/>
        <w:w w:val="100"/>
        <w:sz w:val="22"/>
        <w:szCs w:val="22"/>
        <w:lang w:val="en-US" w:eastAsia="en-US" w:bidi="ar-SA"/>
      </w:rPr>
    </w:lvl>
    <w:lvl w:ilvl="1">
      <w:numFmt w:val="bullet"/>
      <w:lvlText w:val="o"/>
      <w:lvlJc w:val="left"/>
      <w:pPr>
        <w:ind w:left="1580" w:hanging="361"/>
      </w:pPr>
      <w:rPr>
        <w:rFonts w:ascii="Courier New" w:eastAsia="Courier New" w:hAnsi="Courier New" w:cs="Courier New" w:hint="default"/>
        <w:w w:val="100"/>
        <w:sz w:val="22"/>
        <w:szCs w:val="22"/>
        <w:lang w:val="en-US" w:eastAsia="en-US" w:bidi="ar-SA"/>
      </w:rPr>
    </w:lvl>
    <w:lvl w:ilvl="2">
      <w:numFmt w:val="bullet"/>
      <w:lvlText w:val="•"/>
      <w:lvlJc w:val="left"/>
      <w:pPr>
        <w:ind w:left="2409" w:hanging="361"/>
      </w:pPr>
      <w:rPr>
        <w:rFonts w:hint="default"/>
        <w:lang w:val="en-US" w:eastAsia="en-US" w:bidi="ar-SA"/>
      </w:rPr>
    </w:lvl>
    <w:lvl w:ilvl="3">
      <w:numFmt w:val="bullet"/>
      <w:lvlText w:val="•"/>
      <w:lvlJc w:val="left"/>
      <w:pPr>
        <w:ind w:left="3238" w:hanging="361"/>
      </w:pPr>
      <w:rPr>
        <w:rFonts w:hint="default"/>
        <w:lang w:val="en-US" w:eastAsia="en-US" w:bidi="ar-SA"/>
      </w:rPr>
    </w:lvl>
    <w:lvl w:ilvl="4">
      <w:numFmt w:val="bullet"/>
      <w:lvlText w:val="•"/>
      <w:lvlJc w:val="left"/>
      <w:pPr>
        <w:ind w:left="4068" w:hanging="361"/>
      </w:pPr>
      <w:rPr>
        <w:rFonts w:hint="default"/>
        <w:lang w:val="en-US" w:eastAsia="en-US" w:bidi="ar-SA"/>
      </w:rPr>
    </w:lvl>
    <w:lvl w:ilvl="5">
      <w:numFmt w:val="bullet"/>
      <w:lvlText w:val="•"/>
      <w:lvlJc w:val="left"/>
      <w:pPr>
        <w:ind w:left="4897" w:hanging="361"/>
      </w:pPr>
      <w:rPr>
        <w:rFonts w:hint="default"/>
        <w:lang w:val="en-US" w:eastAsia="en-US" w:bidi="ar-SA"/>
      </w:rPr>
    </w:lvl>
    <w:lvl w:ilvl="6">
      <w:numFmt w:val="bullet"/>
      <w:lvlText w:val="•"/>
      <w:lvlJc w:val="left"/>
      <w:pPr>
        <w:ind w:left="5726" w:hanging="361"/>
      </w:pPr>
      <w:rPr>
        <w:rFonts w:hint="default"/>
        <w:lang w:val="en-US" w:eastAsia="en-US" w:bidi="ar-SA"/>
      </w:rPr>
    </w:lvl>
    <w:lvl w:ilvl="7">
      <w:numFmt w:val="bullet"/>
      <w:lvlText w:val="•"/>
      <w:lvlJc w:val="left"/>
      <w:pPr>
        <w:ind w:left="6556" w:hanging="361"/>
      </w:pPr>
      <w:rPr>
        <w:rFonts w:hint="default"/>
        <w:lang w:val="en-US" w:eastAsia="en-US" w:bidi="ar-SA"/>
      </w:rPr>
    </w:lvl>
    <w:lvl w:ilvl="8">
      <w:numFmt w:val="bullet"/>
      <w:lvlText w:val="•"/>
      <w:lvlJc w:val="left"/>
      <w:pPr>
        <w:ind w:left="7385" w:hanging="361"/>
      </w:pPr>
      <w:rPr>
        <w:rFonts w:hint="default"/>
        <w:lang w:val="en-US" w:eastAsia="en-US" w:bidi="ar-SA"/>
      </w:rPr>
    </w:lvl>
  </w:abstractNum>
  <w:num w:numId="1">
    <w:abstractNumId w:val="0"/>
  </w:num>
  <w:num w:numId="2">
    <w:abstractNumId w:val="2"/>
  </w:num>
  <w:num w:numId="3">
    <w:abstractNumId w:val="1"/>
  </w:num>
  <w:num w:numId="4">
    <w:abstractNumId w:val="6"/>
  </w:num>
  <w:num w:numId="5">
    <w:abstractNumId w:val="4"/>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msats">
    <w15:presenceInfo w15:providerId="None" w15:userId="comsa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noPunctuationKerning/>
  <w:characterSpacingControl w:val="doNotCompress"/>
  <w:hdrShapeDefaults>
    <o:shapedefaults v:ext="edit" spidmax="2118" fillcolor="white">
      <v:fill color="white"/>
    </o:shapedefaults>
    <o:shapelayout v:ext="edit">
      <o:idmap v:ext="edit" data="2"/>
      <o:rules v:ext="edit">
        <o:r id="V:Rule1" type="connector" idref="#Straight Arrow Connector 73"/>
        <o:r id="V:Rule2" type="connector" idref="#Straight Arrow Connector 122"/>
        <o:r id="V:Rule3" type="connector" idref="#Straight Arrow Connector 87"/>
        <o:r id="V:Rule4" type="connector" idref="#Straight Arrow Connector 80"/>
        <o:r id="V:Rule5" type="connector" idref="#Straight Arrow Connector 107"/>
        <o:r id="V:Rule6" type="connector" idref="#Straight Arrow Connector 85"/>
        <o:r id="V:Rule7" type="connector" idref="#Straight Arrow Connector 91"/>
        <o:r id="V:Rule8" type="connector" idref="#Straight Arrow Connector 81"/>
        <o:r id="V:Rule9" type="connector" idref="#Straight Arrow Connector 12"/>
        <o:r id="V:Rule10" type="connector" idref="#Straight Arrow Connector 117"/>
        <o:r id="V:Rule11" type="connector" idref="#Straight Arrow Connector 96"/>
        <o:r id="V:Rule12" type="connector" idref="#Straight Arrow Connector 78"/>
        <o:r id="V:Rule13" type="connector" idref="#Straight Arrow Connector 94"/>
        <o:r id="V:Rule14" type="connector" idref="#Straight Arrow Connector 109"/>
        <o:r id="V:Rule15" type="connector" idref="#Straight Arrow Connector 103"/>
        <o:r id="V:Rule16" type="connector" idref="#Straight Arrow Connector 101"/>
        <o:r id="V:Rule17" type="connector" idref="#Straight Arrow Connector 113"/>
        <o:r id="V:Rule18" type="connector" idref="#_x0000_s2117"/>
        <o:r id="V:Rule19" type="connector" idref="#Straight Arrow Connector 65"/>
        <o:r id="V:Rule20" type="connector" idref="#Straight Arrow Connector 71"/>
        <o:r id="V:Rule21" type="connector" idref="#_x0000_s2111"/>
      </o:rules>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D229C"/>
    <w:rsid w:val="0000054B"/>
    <w:rsid w:val="00003FAC"/>
    <w:rsid w:val="000056B1"/>
    <w:rsid w:val="000131E0"/>
    <w:rsid w:val="00013B48"/>
    <w:rsid w:val="00013FE7"/>
    <w:rsid w:val="000228ED"/>
    <w:rsid w:val="000244B0"/>
    <w:rsid w:val="00026DC0"/>
    <w:rsid w:val="00027EF9"/>
    <w:rsid w:val="00031FDF"/>
    <w:rsid w:val="000332D8"/>
    <w:rsid w:val="000510E7"/>
    <w:rsid w:val="00052D2A"/>
    <w:rsid w:val="000550C1"/>
    <w:rsid w:val="00057B52"/>
    <w:rsid w:val="00062E74"/>
    <w:rsid w:val="00071FC5"/>
    <w:rsid w:val="0008452D"/>
    <w:rsid w:val="00096211"/>
    <w:rsid w:val="000A153C"/>
    <w:rsid w:val="000B17E3"/>
    <w:rsid w:val="000B4E2B"/>
    <w:rsid w:val="000C133B"/>
    <w:rsid w:val="000D229C"/>
    <w:rsid w:val="000D2D7B"/>
    <w:rsid w:val="000D729B"/>
    <w:rsid w:val="000E70F0"/>
    <w:rsid w:val="00100137"/>
    <w:rsid w:val="001071E1"/>
    <w:rsid w:val="00115334"/>
    <w:rsid w:val="00115FC9"/>
    <w:rsid w:val="00126312"/>
    <w:rsid w:val="00130433"/>
    <w:rsid w:val="00142B79"/>
    <w:rsid w:val="001440C6"/>
    <w:rsid w:val="001475C1"/>
    <w:rsid w:val="00155890"/>
    <w:rsid w:val="00165168"/>
    <w:rsid w:val="00171A17"/>
    <w:rsid w:val="00175FBD"/>
    <w:rsid w:val="001839D5"/>
    <w:rsid w:val="0018744A"/>
    <w:rsid w:val="00187F06"/>
    <w:rsid w:val="001944AE"/>
    <w:rsid w:val="00195B1E"/>
    <w:rsid w:val="001972C1"/>
    <w:rsid w:val="001C4CFA"/>
    <w:rsid w:val="001F2196"/>
    <w:rsid w:val="0020116B"/>
    <w:rsid w:val="00204F00"/>
    <w:rsid w:val="002077F3"/>
    <w:rsid w:val="00210601"/>
    <w:rsid w:val="00215A38"/>
    <w:rsid w:val="002173CB"/>
    <w:rsid w:val="002207B4"/>
    <w:rsid w:val="0022466E"/>
    <w:rsid w:val="00224AFC"/>
    <w:rsid w:val="00225AB8"/>
    <w:rsid w:val="00232288"/>
    <w:rsid w:val="00234997"/>
    <w:rsid w:val="0023564C"/>
    <w:rsid w:val="00251FC8"/>
    <w:rsid w:val="00276332"/>
    <w:rsid w:val="002776B2"/>
    <w:rsid w:val="00280BF2"/>
    <w:rsid w:val="002852DC"/>
    <w:rsid w:val="0029458F"/>
    <w:rsid w:val="002A0497"/>
    <w:rsid w:val="002A4D79"/>
    <w:rsid w:val="002B01E7"/>
    <w:rsid w:val="002B6833"/>
    <w:rsid w:val="002D6384"/>
    <w:rsid w:val="002D7996"/>
    <w:rsid w:val="002E032D"/>
    <w:rsid w:val="002F2D3B"/>
    <w:rsid w:val="002F3CB6"/>
    <w:rsid w:val="00311714"/>
    <w:rsid w:val="00312CE9"/>
    <w:rsid w:val="0035492A"/>
    <w:rsid w:val="00376DB4"/>
    <w:rsid w:val="00382090"/>
    <w:rsid w:val="003A5C6C"/>
    <w:rsid w:val="003B7C96"/>
    <w:rsid w:val="003C2917"/>
    <w:rsid w:val="003E3CFE"/>
    <w:rsid w:val="003E4069"/>
    <w:rsid w:val="003E5332"/>
    <w:rsid w:val="003E6261"/>
    <w:rsid w:val="003F7B24"/>
    <w:rsid w:val="004164B6"/>
    <w:rsid w:val="00423C4D"/>
    <w:rsid w:val="00451CEC"/>
    <w:rsid w:val="00456F7F"/>
    <w:rsid w:val="00463BAF"/>
    <w:rsid w:val="00467FF5"/>
    <w:rsid w:val="00476D29"/>
    <w:rsid w:val="00484242"/>
    <w:rsid w:val="00484585"/>
    <w:rsid w:val="004C5774"/>
    <w:rsid w:val="004E4E71"/>
    <w:rsid w:val="004E79D2"/>
    <w:rsid w:val="004F1279"/>
    <w:rsid w:val="004F6572"/>
    <w:rsid w:val="00501F29"/>
    <w:rsid w:val="005063E9"/>
    <w:rsid w:val="005109BA"/>
    <w:rsid w:val="00525F5D"/>
    <w:rsid w:val="00545891"/>
    <w:rsid w:val="005479E3"/>
    <w:rsid w:val="00564697"/>
    <w:rsid w:val="00565B30"/>
    <w:rsid w:val="00570935"/>
    <w:rsid w:val="00597CA4"/>
    <w:rsid w:val="005A45D2"/>
    <w:rsid w:val="005A4B3F"/>
    <w:rsid w:val="005B241C"/>
    <w:rsid w:val="005B2B69"/>
    <w:rsid w:val="005B5617"/>
    <w:rsid w:val="005C2391"/>
    <w:rsid w:val="005C2920"/>
    <w:rsid w:val="005D1FFA"/>
    <w:rsid w:val="005E03DF"/>
    <w:rsid w:val="005E15DD"/>
    <w:rsid w:val="005E55B6"/>
    <w:rsid w:val="00603D6C"/>
    <w:rsid w:val="00606057"/>
    <w:rsid w:val="0062244D"/>
    <w:rsid w:val="006236F0"/>
    <w:rsid w:val="00630858"/>
    <w:rsid w:val="00630FBA"/>
    <w:rsid w:val="006310A2"/>
    <w:rsid w:val="0064072E"/>
    <w:rsid w:val="00640AE0"/>
    <w:rsid w:val="00643F9C"/>
    <w:rsid w:val="00644ABA"/>
    <w:rsid w:val="006546AB"/>
    <w:rsid w:val="00665EEA"/>
    <w:rsid w:val="006776CA"/>
    <w:rsid w:val="00681845"/>
    <w:rsid w:val="006832D4"/>
    <w:rsid w:val="00683CD9"/>
    <w:rsid w:val="0069373C"/>
    <w:rsid w:val="006A4048"/>
    <w:rsid w:val="006A7E2D"/>
    <w:rsid w:val="006B1B7E"/>
    <w:rsid w:val="006E1732"/>
    <w:rsid w:val="007050D0"/>
    <w:rsid w:val="00712006"/>
    <w:rsid w:val="00713C15"/>
    <w:rsid w:val="007174DA"/>
    <w:rsid w:val="00727A86"/>
    <w:rsid w:val="00735987"/>
    <w:rsid w:val="007364EC"/>
    <w:rsid w:val="00752BC9"/>
    <w:rsid w:val="0075671E"/>
    <w:rsid w:val="00766A38"/>
    <w:rsid w:val="0077279B"/>
    <w:rsid w:val="0079184C"/>
    <w:rsid w:val="00794DDA"/>
    <w:rsid w:val="007B1AD4"/>
    <w:rsid w:val="007B2B8A"/>
    <w:rsid w:val="007C182C"/>
    <w:rsid w:val="007F1C6F"/>
    <w:rsid w:val="007F1E81"/>
    <w:rsid w:val="007F554F"/>
    <w:rsid w:val="0081681C"/>
    <w:rsid w:val="008305FA"/>
    <w:rsid w:val="008364B1"/>
    <w:rsid w:val="0085122C"/>
    <w:rsid w:val="008531ED"/>
    <w:rsid w:val="00866C62"/>
    <w:rsid w:val="008713E4"/>
    <w:rsid w:val="008747EA"/>
    <w:rsid w:val="0089467D"/>
    <w:rsid w:val="00895910"/>
    <w:rsid w:val="008A0AE6"/>
    <w:rsid w:val="008B0AFD"/>
    <w:rsid w:val="008D70C4"/>
    <w:rsid w:val="008E37E0"/>
    <w:rsid w:val="008E7007"/>
    <w:rsid w:val="008E7917"/>
    <w:rsid w:val="008F22E8"/>
    <w:rsid w:val="008F4D38"/>
    <w:rsid w:val="00912BE1"/>
    <w:rsid w:val="00912DA4"/>
    <w:rsid w:val="009145D4"/>
    <w:rsid w:val="00915A16"/>
    <w:rsid w:val="009163CB"/>
    <w:rsid w:val="009226CB"/>
    <w:rsid w:val="00924E32"/>
    <w:rsid w:val="00945B06"/>
    <w:rsid w:val="00951055"/>
    <w:rsid w:val="0095595D"/>
    <w:rsid w:val="00977C97"/>
    <w:rsid w:val="00981BAD"/>
    <w:rsid w:val="00982FDB"/>
    <w:rsid w:val="009864A8"/>
    <w:rsid w:val="0099399D"/>
    <w:rsid w:val="0099711A"/>
    <w:rsid w:val="009A5FC1"/>
    <w:rsid w:val="009B37C0"/>
    <w:rsid w:val="009C5F24"/>
    <w:rsid w:val="009D63D4"/>
    <w:rsid w:val="009D6AB7"/>
    <w:rsid w:val="009E11CA"/>
    <w:rsid w:val="009E22EC"/>
    <w:rsid w:val="009E50CA"/>
    <w:rsid w:val="009E5518"/>
    <w:rsid w:val="009E63DE"/>
    <w:rsid w:val="009F1780"/>
    <w:rsid w:val="009F3E5F"/>
    <w:rsid w:val="00A009AF"/>
    <w:rsid w:val="00A03C77"/>
    <w:rsid w:val="00A11233"/>
    <w:rsid w:val="00A14F76"/>
    <w:rsid w:val="00A22BB9"/>
    <w:rsid w:val="00A34C91"/>
    <w:rsid w:val="00A562B7"/>
    <w:rsid w:val="00A572D8"/>
    <w:rsid w:val="00A9135C"/>
    <w:rsid w:val="00A916E5"/>
    <w:rsid w:val="00AA2083"/>
    <w:rsid w:val="00AA5685"/>
    <w:rsid w:val="00AD3C2E"/>
    <w:rsid w:val="00AD5D88"/>
    <w:rsid w:val="00B070ED"/>
    <w:rsid w:val="00B15384"/>
    <w:rsid w:val="00B21817"/>
    <w:rsid w:val="00B23DFD"/>
    <w:rsid w:val="00B24427"/>
    <w:rsid w:val="00B304E0"/>
    <w:rsid w:val="00B41089"/>
    <w:rsid w:val="00B431FB"/>
    <w:rsid w:val="00B45549"/>
    <w:rsid w:val="00B50451"/>
    <w:rsid w:val="00B5210B"/>
    <w:rsid w:val="00B558ED"/>
    <w:rsid w:val="00B65914"/>
    <w:rsid w:val="00B90B2B"/>
    <w:rsid w:val="00BA0412"/>
    <w:rsid w:val="00BA0CA3"/>
    <w:rsid w:val="00BC3DEF"/>
    <w:rsid w:val="00BC6AF1"/>
    <w:rsid w:val="00BD4D0D"/>
    <w:rsid w:val="00C25766"/>
    <w:rsid w:val="00C33E3E"/>
    <w:rsid w:val="00C33FED"/>
    <w:rsid w:val="00C361D2"/>
    <w:rsid w:val="00C45751"/>
    <w:rsid w:val="00C563B5"/>
    <w:rsid w:val="00C70B63"/>
    <w:rsid w:val="00C71D9E"/>
    <w:rsid w:val="00C7223B"/>
    <w:rsid w:val="00CD3D04"/>
    <w:rsid w:val="00CD46C9"/>
    <w:rsid w:val="00CD713E"/>
    <w:rsid w:val="00D0107F"/>
    <w:rsid w:val="00D027EB"/>
    <w:rsid w:val="00D045C6"/>
    <w:rsid w:val="00D14882"/>
    <w:rsid w:val="00D15CD3"/>
    <w:rsid w:val="00D20141"/>
    <w:rsid w:val="00D33EFD"/>
    <w:rsid w:val="00D35F47"/>
    <w:rsid w:val="00D44EA2"/>
    <w:rsid w:val="00D45392"/>
    <w:rsid w:val="00D507BA"/>
    <w:rsid w:val="00D635D8"/>
    <w:rsid w:val="00D65DBA"/>
    <w:rsid w:val="00D80670"/>
    <w:rsid w:val="00D860A0"/>
    <w:rsid w:val="00D959B2"/>
    <w:rsid w:val="00DA155C"/>
    <w:rsid w:val="00DA44D2"/>
    <w:rsid w:val="00DA7931"/>
    <w:rsid w:val="00DB398E"/>
    <w:rsid w:val="00DB3CFF"/>
    <w:rsid w:val="00DC1F47"/>
    <w:rsid w:val="00DD14EF"/>
    <w:rsid w:val="00DD5173"/>
    <w:rsid w:val="00DD6B33"/>
    <w:rsid w:val="00DE57E9"/>
    <w:rsid w:val="00DF5F26"/>
    <w:rsid w:val="00DF6BE5"/>
    <w:rsid w:val="00E002E4"/>
    <w:rsid w:val="00E0340E"/>
    <w:rsid w:val="00E10938"/>
    <w:rsid w:val="00E15123"/>
    <w:rsid w:val="00E1788E"/>
    <w:rsid w:val="00E20C7A"/>
    <w:rsid w:val="00E21CBA"/>
    <w:rsid w:val="00E35172"/>
    <w:rsid w:val="00E35B42"/>
    <w:rsid w:val="00E3691C"/>
    <w:rsid w:val="00E425AA"/>
    <w:rsid w:val="00E4604F"/>
    <w:rsid w:val="00E464A5"/>
    <w:rsid w:val="00E52EB8"/>
    <w:rsid w:val="00E5688F"/>
    <w:rsid w:val="00E61066"/>
    <w:rsid w:val="00E67880"/>
    <w:rsid w:val="00E77E1D"/>
    <w:rsid w:val="00E86869"/>
    <w:rsid w:val="00E871A5"/>
    <w:rsid w:val="00E903A5"/>
    <w:rsid w:val="00E90D48"/>
    <w:rsid w:val="00EA3A2F"/>
    <w:rsid w:val="00EB4120"/>
    <w:rsid w:val="00EB482C"/>
    <w:rsid w:val="00ED2819"/>
    <w:rsid w:val="00ED6DFC"/>
    <w:rsid w:val="00EE53CD"/>
    <w:rsid w:val="00EE5C2F"/>
    <w:rsid w:val="00EE6973"/>
    <w:rsid w:val="00EE7983"/>
    <w:rsid w:val="00F33DE3"/>
    <w:rsid w:val="00F47C22"/>
    <w:rsid w:val="00F9546C"/>
    <w:rsid w:val="00F95C9D"/>
    <w:rsid w:val="00FA4570"/>
    <w:rsid w:val="00FB0E78"/>
    <w:rsid w:val="00FB3679"/>
    <w:rsid w:val="00FB5AD3"/>
    <w:rsid w:val="00FC71E9"/>
    <w:rsid w:val="00FD4AB1"/>
    <w:rsid w:val="00FE4D26"/>
    <w:rsid w:val="00FE67C0"/>
    <w:rsid w:val="00FF615B"/>
    <w:rsid w:val="01866FBB"/>
    <w:rsid w:val="1E4B682F"/>
    <w:rsid w:val="1FD52B2D"/>
    <w:rsid w:val="2EF620B9"/>
    <w:rsid w:val="413C642B"/>
    <w:rsid w:val="57CD7C8E"/>
    <w:rsid w:val="5BCB677A"/>
    <w:rsid w:val="5F7A1D63"/>
    <w:rsid w:val="6DF16B10"/>
    <w:rsid w:val="7DB96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8" fillcolor="white">
      <v:fill color="white"/>
    </o:shapedefaults>
    <o:shapelayout v:ext="edit">
      <o:idmap v:ext="edit" data="1"/>
    </o:shapelayout>
  </w:shapeDefaults>
  <w:decimalSymbol w:val="."/>
  <w:listSeparator w:val=","/>
  <w15:docId w15:val="{605A7BE7-2AC2-466C-887F-55E65833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5334"/>
    <w:pPr>
      <w:widowControl w:val="0"/>
      <w:autoSpaceDE w:val="0"/>
      <w:autoSpaceDN w:val="0"/>
    </w:pPr>
    <w:rPr>
      <w:rFonts w:eastAsia="Times New Roman"/>
      <w:sz w:val="22"/>
      <w:szCs w:val="22"/>
    </w:rPr>
  </w:style>
  <w:style w:type="paragraph" w:styleId="Heading1">
    <w:name w:val="heading 1"/>
    <w:basedOn w:val="Normal"/>
    <w:next w:val="Normal"/>
    <w:uiPriority w:val="9"/>
    <w:qFormat/>
    <w:rsid w:val="00115334"/>
    <w:pPr>
      <w:spacing w:before="76"/>
      <w:ind w:left="1676" w:right="1937" w:firstLine="297"/>
      <w:outlineLvl w:val="0"/>
    </w:pPr>
    <w:rPr>
      <w:b/>
      <w:bCs/>
      <w:sz w:val="52"/>
      <w:szCs w:val="52"/>
    </w:rPr>
  </w:style>
  <w:style w:type="paragraph" w:styleId="Heading2">
    <w:name w:val="heading 2"/>
    <w:basedOn w:val="Normal"/>
    <w:next w:val="Normal"/>
    <w:link w:val="Heading2Char"/>
    <w:uiPriority w:val="9"/>
    <w:unhideWhenUsed/>
    <w:qFormat/>
    <w:rsid w:val="00115334"/>
    <w:pPr>
      <w:spacing w:before="77"/>
      <w:ind w:left="226"/>
      <w:outlineLvl w:val="1"/>
    </w:pPr>
    <w:rPr>
      <w:b/>
      <w:bCs/>
      <w:sz w:val="32"/>
      <w:szCs w:val="32"/>
    </w:rPr>
  </w:style>
  <w:style w:type="paragraph" w:styleId="Heading3">
    <w:name w:val="heading 3"/>
    <w:basedOn w:val="Normal"/>
    <w:next w:val="Normal"/>
    <w:uiPriority w:val="9"/>
    <w:unhideWhenUsed/>
    <w:qFormat/>
    <w:rsid w:val="00115334"/>
    <w:pPr>
      <w:spacing w:before="5"/>
      <w:ind w:left="226" w:right="478"/>
      <w:jc w:val="center"/>
      <w:outlineLvl w:val="2"/>
    </w:pPr>
    <w:rPr>
      <w:rFonts w:ascii="Impact" w:eastAsia="Impact" w:hAnsi="Impact" w:cs="Impact"/>
      <w:sz w:val="32"/>
      <w:szCs w:val="32"/>
    </w:rPr>
  </w:style>
  <w:style w:type="paragraph" w:styleId="Heading4">
    <w:name w:val="heading 4"/>
    <w:basedOn w:val="Normal"/>
    <w:next w:val="Normal"/>
    <w:uiPriority w:val="9"/>
    <w:unhideWhenUsed/>
    <w:qFormat/>
    <w:rsid w:val="00115334"/>
    <w:pPr>
      <w:ind w:left="716" w:hanging="577"/>
      <w:outlineLvl w:val="3"/>
    </w:pPr>
    <w:rPr>
      <w:b/>
      <w:bCs/>
      <w:i/>
      <w:sz w:val="28"/>
      <w:szCs w:val="28"/>
    </w:rPr>
  </w:style>
  <w:style w:type="paragraph" w:styleId="Heading5">
    <w:name w:val="heading 5"/>
    <w:basedOn w:val="Normal"/>
    <w:next w:val="Normal"/>
    <w:uiPriority w:val="9"/>
    <w:unhideWhenUsed/>
    <w:qFormat/>
    <w:rsid w:val="00115334"/>
    <w:pPr>
      <w:ind w:left="860" w:hanging="721"/>
      <w:outlineLvl w:val="4"/>
    </w:pPr>
    <w:rPr>
      <w:b/>
      <w:bCs/>
      <w:sz w:val="26"/>
      <w:szCs w:val="26"/>
    </w:rPr>
  </w:style>
  <w:style w:type="paragraph" w:styleId="Heading6">
    <w:name w:val="heading 6"/>
    <w:basedOn w:val="Normal"/>
    <w:next w:val="Normal"/>
    <w:uiPriority w:val="9"/>
    <w:unhideWhenUsed/>
    <w:qFormat/>
    <w:rsid w:val="00115334"/>
    <w:pPr>
      <w:ind w:left="1004" w:hanging="865"/>
      <w:outlineLvl w:val="5"/>
    </w:pPr>
    <w:rPr>
      <w:b/>
      <w:bCs/>
      <w:sz w:val="24"/>
      <w:szCs w:val="24"/>
    </w:rPr>
  </w:style>
  <w:style w:type="paragraph" w:styleId="Heading7">
    <w:name w:val="heading 7"/>
    <w:basedOn w:val="Normal"/>
    <w:next w:val="Normal"/>
    <w:uiPriority w:val="1"/>
    <w:qFormat/>
    <w:rsid w:val="00115334"/>
    <w:pPr>
      <w:spacing w:before="124"/>
      <w:ind w:left="860" w:hanging="361"/>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115334"/>
    <w:rPr>
      <w:rFonts w:ascii="Tahoma" w:hAnsi="Tahoma" w:cs="Tahoma"/>
      <w:sz w:val="16"/>
      <w:szCs w:val="16"/>
    </w:rPr>
  </w:style>
  <w:style w:type="paragraph" w:styleId="BodyText">
    <w:name w:val="Body Text"/>
    <w:basedOn w:val="Normal"/>
    <w:link w:val="BodyTextChar"/>
    <w:uiPriority w:val="1"/>
    <w:qFormat/>
    <w:rsid w:val="00115334"/>
  </w:style>
  <w:style w:type="paragraph" w:styleId="BodyTextIndent">
    <w:name w:val="Body Text Indent"/>
    <w:basedOn w:val="Normal"/>
    <w:link w:val="BodyTextIndentChar"/>
    <w:uiPriority w:val="99"/>
    <w:semiHidden/>
    <w:unhideWhenUsed/>
    <w:qFormat/>
    <w:rsid w:val="00115334"/>
    <w:pPr>
      <w:widowControl/>
      <w:autoSpaceDE/>
      <w:autoSpaceDN/>
      <w:spacing w:after="120"/>
      <w:ind w:left="283"/>
    </w:pPr>
    <w:rPr>
      <w:sz w:val="24"/>
      <w:szCs w:val="24"/>
    </w:rPr>
  </w:style>
  <w:style w:type="paragraph" w:styleId="Caption">
    <w:name w:val="caption"/>
    <w:basedOn w:val="Normal"/>
    <w:next w:val="Normal"/>
    <w:uiPriority w:val="35"/>
    <w:unhideWhenUsed/>
    <w:qFormat/>
    <w:rsid w:val="00115334"/>
    <w:pPr>
      <w:spacing w:after="200"/>
    </w:pPr>
    <w:rPr>
      <w:i/>
      <w:iCs/>
      <w:color w:val="1F497D" w:themeColor="text2"/>
      <w:sz w:val="18"/>
      <w:szCs w:val="18"/>
    </w:rPr>
  </w:style>
  <w:style w:type="paragraph" w:styleId="DocumentMap">
    <w:name w:val="Document Map"/>
    <w:basedOn w:val="Normal"/>
    <w:link w:val="DocumentMapChar"/>
    <w:uiPriority w:val="99"/>
    <w:semiHidden/>
    <w:unhideWhenUsed/>
    <w:rsid w:val="00115334"/>
    <w:pPr>
      <w:widowControl/>
      <w:autoSpaceDE/>
      <w:autoSpaceDN/>
    </w:pPr>
    <w:rPr>
      <w:rFonts w:ascii="Tahoma" w:hAnsi="Tahoma" w:cs="Tahoma"/>
      <w:sz w:val="16"/>
      <w:szCs w:val="16"/>
    </w:rPr>
  </w:style>
  <w:style w:type="paragraph" w:styleId="Footer">
    <w:name w:val="footer"/>
    <w:basedOn w:val="Normal"/>
    <w:link w:val="FooterChar"/>
    <w:uiPriority w:val="99"/>
    <w:unhideWhenUsed/>
    <w:qFormat/>
    <w:rsid w:val="00115334"/>
    <w:pPr>
      <w:tabs>
        <w:tab w:val="center" w:pos="4680"/>
        <w:tab w:val="right" w:pos="9360"/>
      </w:tabs>
    </w:pPr>
  </w:style>
  <w:style w:type="paragraph" w:styleId="Header">
    <w:name w:val="header"/>
    <w:basedOn w:val="Normal"/>
    <w:link w:val="HeaderChar"/>
    <w:uiPriority w:val="99"/>
    <w:unhideWhenUsed/>
    <w:rsid w:val="00115334"/>
    <w:pPr>
      <w:tabs>
        <w:tab w:val="center" w:pos="4680"/>
        <w:tab w:val="right" w:pos="9360"/>
      </w:tabs>
    </w:pPr>
  </w:style>
  <w:style w:type="character" w:styleId="Hyperlink">
    <w:name w:val="Hyperlink"/>
    <w:basedOn w:val="DefaultParagraphFont"/>
    <w:uiPriority w:val="99"/>
    <w:unhideWhenUsed/>
    <w:qFormat/>
    <w:rsid w:val="00115334"/>
    <w:rPr>
      <w:color w:val="0000FF" w:themeColor="hyperlink"/>
      <w:u w:val="single"/>
    </w:rPr>
  </w:style>
  <w:style w:type="character" w:styleId="LineNumber">
    <w:name w:val="line number"/>
    <w:basedOn w:val="DefaultParagraphFont"/>
    <w:uiPriority w:val="99"/>
    <w:semiHidden/>
    <w:unhideWhenUsed/>
    <w:qFormat/>
    <w:rsid w:val="00115334"/>
  </w:style>
  <w:style w:type="table" w:styleId="TableGrid">
    <w:name w:val="Table Grid"/>
    <w:basedOn w:val="TableNormal"/>
    <w:uiPriority w:val="59"/>
    <w:unhideWhenUsed/>
    <w:qFormat/>
    <w:rsid w:val="00115334"/>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15334"/>
  </w:style>
  <w:style w:type="paragraph" w:styleId="TOC1">
    <w:name w:val="toc 1"/>
    <w:basedOn w:val="Normal"/>
    <w:next w:val="Normal"/>
    <w:uiPriority w:val="39"/>
    <w:qFormat/>
    <w:rsid w:val="00115334"/>
    <w:pPr>
      <w:spacing w:before="236"/>
      <w:ind w:left="586" w:hanging="443"/>
    </w:pPr>
    <w:rPr>
      <w:b/>
      <w:bCs/>
      <w:sz w:val="20"/>
      <w:szCs w:val="20"/>
    </w:rPr>
  </w:style>
  <w:style w:type="paragraph" w:styleId="TOC2">
    <w:name w:val="toc 2"/>
    <w:basedOn w:val="Normal"/>
    <w:next w:val="Normal"/>
    <w:uiPriority w:val="39"/>
    <w:qFormat/>
    <w:rsid w:val="00115334"/>
    <w:pPr>
      <w:spacing w:before="116"/>
      <w:ind w:left="1018" w:hanging="659"/>
    </w:pPr>
    <w:rPr>
      <w:sz w:val="16"/>
      <w:szCs w:val="16"/>
    </w:rPr>
  </w:style>
  <w:style w:type="paragraph" w:styleId="TOC3">
    <w:name w:val="toc 3"/>
    <w:basedOn w:val="Normal"/>
    <w:next w:val="Normal"/>
    <w:uiPriority w:val="39"/>
    <w:qFormat/>
    <w:rsid w:val="00115334"/>
    <w:pPr>
      <w:spacing w:before="116"/>
      <w:ind w:left="1018" w:hanging="659"/>
    </w:pPr>
    <w:rPr>
      <w:b/>
      <w:bCs/>
      <w:i/>
    </w:rPr>
  </w:style>
  <w:style w:type="paragraph" w:styleId="TOC4">
    <w:name w:val="toc 4"/>
    <w:basedOn w:val="Normal"/>
    <w:next w:val="Normal"/>
    <w:uiPriority w:val="1"/>
    <w:qFormat/>
    <w:rsid w:val="00115334"/>
    <w:pPr>
      <w:spacing w:before="116"/>
      <w:ind w:left="1239" w:hanging="659"/>
    </w:pPr>
    <w:rPr>
      <w:i/>
      <w:sz w:val="20"/>
      <w:szCs w:val="20"/>
    </w:rPr>
  </w:style>
  <w:style w:type="paragraph" w:styleId="ListParagraph">
    <w:name w:val="List Paragraph"/>
    <w:basedOn w:val="Normal"/>
    <w:uiPriority w:val="34"/>
    <w:qFormat/>
    <w:rsid w:val="00115334"/>
    <w:pPr>
      <w:ind w:left="860" w:hanging="659"/>
    </w:pPr>
  </w:style>
  <w:style w:type="paragraph" w:customStyle="1" w:styleId="TableParagraph">
    <w:name w:val="Table Paragraph"/>
    <w:basedOn w:val="Normal"/>
    <w:uiPriority w:val="1"/>
    <w:qFormat/>
    <w:rsid w:val="00115334"/>
    <w:pPr>
      <w:spacing w:before="1"/>
      <w:ind w:left="110"/>
    </w:pPr>
    <w:rPr>
      <w:rFonts w:ascii="Carlito" w:eastAsia="Carlito" w:hAnsi="Carlito" w:cs="Carlito"/>
    </w:rPr>
  </w:style>
  <w:style w:type="table" w:customStyle="1" w:styleId="GridTable4-Accent51">
    <w:name w:val="Grid Table 4 - Accent 51"/>
    <w:basedOn w:val="TableNormal"/>
    <w:uiPriority w:val="49"/>
    <w:qFormat/>
    <w:rsid w:val="00115334"/>
    <w:tblPr>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qFormat/>
    <w:rsid w:val="00115334"/>
    <w:tblPr>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
    <w:name w:val="Heading 2 Char"/>
    <w:basedOn w:val="DefaultParagraphFont"/>
    <w:link w:val="Heading2"/>
    <w:uiPriority w:val="9"/>
    <w:qFormat/>
    <w:rsid w:val="00115334"/>
    <w:rPr>
      <w:rFonts w:ascii="Times New Roman" w:eastAsia="Times New Roman" w:hAnsi="Times New Roman" w:cs="Times New Roman"/>
      <w:b/>
      <w:bCs/>
      <w:sz w:val="32"/>
      <w:szCs w:val="32"/>
    </w:rPr>
  </w:style>
  <w:style w:type="character" w:customStyle="1" w:styleId="title-text">
    <w:name w:val="title-text"/>
    <w:basedOn w:val="DefaultParagraphFont"/>
    <w:qFormat/>
    <w:rsid w:val="00115334"/>
  </w:style>
  <w:style w:type="character" w:customStyle="1" w:styleId="UnresolvedMention">
    <w:name w:val="Unresolved Mention"/>
    <w:basedOn w:val="DefaultParagraphFont"/>
    <w:uiPriority w:val="99"/>
    <w:semiHidden/>
    <w:unhideWhenUsed/>
    <w:qFormat/>
    <w:rsid w:val="00115334"/>
    <w:rPr>
      <w:color w:val="605E5C"/>
      <w:shd w:val="clear" w:color="auto" w:fill="E1DFDD"/>
    </w:rPr>
  </w:style>
  <w:style w:type="paragraph" w:styleId="NoSpacing">
    <w:name w:val="No Spacing"/>
    <w:uiPriority w:val="1"/>
    <w:qFormat/>
    <w:rsid w:val="00115334"/>
    <w:pPr>
      <w:widowControl w:val="0"/>
      <w:autoSpaceDE w:val="0"/>
      <w:autoSpaceDN w:val="0"/>
    </w:pPr>
    <w:rPr>
      <w:rFonts w:eastAsia="Times New Roman"/>
      <w:sz w:val="22"/>
      <w:szCs w:val="22"/>
    </w:rPr>
  </w:style>
  <w:style w:type="character" w:customStyle="1" w:styleId="BodyTextChar">
    <w:name w:val="Body Text Char"/>
    <w:basedOn w:val="DefaultParagraphFont"/>
    <w:link w:val="BodyText"/>
    <w:uiPriority w:val="1"/>
    <w:qFormat/>
    <w:rsid w:val="00115334"/>
    <w:rPr>
      <w:rFonts w:ascii="Times New Roman" w:eastAsia="Times New Roman" w:hAnsi="Times New Roman" w:cs="Times New Roman"/>
    </w:rPr>
  </w:style>
  <w:style w:type="paragraph" w:customStyle="1" w:styleId="TOCHeading1">
    <w:name w:val="TOC Heading1"/>
    <w:basedOn w:val="Heading1"/>
    <w:next w:val="Normal"/>
    <w:uiPriority w:val="39"/>
    <w:unhideWhenUsed/>
    <w:qFormat/>
    <w:rsid w:val="00115334"/>
    <w:pPr>
      <w:keepNext/>
      <w:keepLines/>
      <w:widowControl/>
      <w:autoSpaceDE/>
      <w:autoSpaceDN/>
      <w:spacing w:before="240" w:line="259" w:lineRule="auto"/>
      <w:ind w:left="0" w:righ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erChar">
    <w:name w:val="Header Char"/>
    <w:basedOn w:val="DefaultParagraphFont"/>
    <w:link w:val="Header"/>
    <w:uiPriority w:val="99"/>
    <w:qFormat/>
    <w:rsid w:val="00115334"/>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115334"/>
    <w:rPr>
      <w:rFonts w:ascii="Times New Roman" w:eastAsia="Times New Roman" w:hAnsi="Times New Roman" w:cs="Times New Roman"/>
    </w:rPr>
  </w:style>
  <w:style w:type="character" w:customStyle="1" w:styleId="DocumentMapChar">
    <w:name w:val="Document Map Char"/>
    <w:basedOn w:val="DefaultParagraphFont"/>
    <w:link w:val="DocumentMap"/>
    <w:uiPriority w:val="99"/>
    <w:semiHidden/>
    <w:qFormat/>
    <w:rsid w:val="00115334"/>
    <w:rPr>
      <w:rFonts w:ascii="Tahoma" w:eastAsia="Times New Roman" w:hAnsi="Tahoma" w:cs="Tahoma"/>
      <w:sz w:val="16"/>
      <w:szCs w:val="16"/>
    </w:rPr>
  </w:style>
  <w:style w:type="character" w:customStyle="1" w:styleId="BodyTextIndentChar">
    <w:name w:val="Body Text Indent Char"/>
    <w:basedOn w:val="DefaultParagraphFont"/>
    <w:link w:val="BodyTextIndent"/>
    <w:uiPriority w:val="99"/>
    <w:semiHidden/>
    <w:rsid w:val="0011533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1533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header" Target="header4.xml"/><Relationship Id="rId39" Type="http://schemas.openxmlformats.org/officeDocument/2006/relationships/header" Target="header8.xml"/><Relationship Id="rId21" Type="http://schemas.openxmlformats.org/officeDocument/2006/relationships/image" Target="media/image9.png"/><Relationship Id="rId34" Type="http://schemas.openxmlformats.org/officeDocument/2006/relationships/footer" Target="footer9.xml"/><Relationship Id="rId42" Type="http://schemas.openxmlformats.org/officeDocument/2006/relationships/header" Target="header9.xml"/><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png"/><Relationship Id="rId63" Type="http://schemas.openxmlformats.org/officeDocument/2006/relationships/footer" Target="footer14.xml"/><Relationship Id="rId68" Type="http://schemas.openxmlformats.org/officeDocument/2006/relationships/footer" Target="footer15.xml"/><Relationship Id="rId76" Type="http://schemas.openxmlformats.org/officeDocument/2006/relationships/header" Target="header19.xml"/><Relationship Id="rId84" Type="http://schemas.openxmlformats.org/officeDocument/2006/relationships/image" Target="media/image33.jpeg"/><Relationship Id="rId89" Type="http://schemas.openxmlformats.org/officeDocument/2006/relationships/footer" Target="footer22.xml"/><Relationship Id="rId7" Type="http://schemas.openxmlformats.org/officeDocument/2006/relationships/footnotes" Target="footnotes.xml"/><Relationship Id="rId71" Type="http://schemas.openxmlformats.org/officeDocument/2006/relationships/image" Target="media/image31.jpe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footer" Target="footer8.xml"/><Relationship Id="rId37" Type="http://schemas.openxmlformats.org/officeDocument/2006/relationships/image" Target="media/image13.png"/><Relationship Id="rId40" Type="http://schemas.openxmlformats.org/officeDocument/2006/relationships/footer" Target="footer10.xml"/><Relationship Id="rId45" Type="http://schemas.openxmlformats.org/officeDocument/2006/relationships/header" Target="header11.xml"/><Relationship Id="rId53" Type="http://schemas.openxmlformats.org/officeDocument/2006/relationships/image" Target="media/image23.png"/><Relationship Id="rId58" Type="http://schemas.openxmlformats.org/officeDocument/2006/relationships/header" Target="header12.xml"/><Relationship Id="rId66" Type="http://schemas.openxmlformats.org/officeDocument/2006/relationships/image" Target="media/image30.png"/><Relationship Id="rId74" Type="http://schemas.openxmlformats.org/officeDocument/2006/relationships/header" Target="header18.xml"/><Relationship Id="rId79" Type="http://schemas.openxmlformats.org/officeDocument/2006/relationships/footer" Target="footer20.xml"/><Relationship Id="rId87" Type="http://schemas.openxmlformats.org/officeDocument/2006/relationships/image" Target="media/image36.jpeg"/><Relationship Id="rId5" Type="http://schemas.openxmlformats.org/officeDocument/2006/relationships/settings" Target="settings.xml"/><Relationship Id="rId61" Type="http://schemas.openxmlformats.org/officeDocument/2006/relationships/footer" Target="footer13.xml"/><Relationship Id="rId82" Type="http://schemas.openxmlformats.org/officeDocument/2006/relationships/footer" Target="footer21.xml"/><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header" Target="header2.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18.jpeg"/><Relationship Id="rId56" Type="http://schemas.openxmlformats.org/officeDocument/2006/relationships/image" Target="media/image26.png"/><Relationship Id="rId64" Type="http://schemas.openxmlformats.org/officeDocument/2006/relationships/image" Target="media/image28.jpeg"/><Relationship Id="rId69" Type="http://schemas.openxmlformats.org/officeDocument/2006/relationships/header" Target="header16.xml"/><Relationship Id="rId77" Type="http://schemas.openxmlformats.org/officeDocument/2006/relationships/footer" Target="footer19.xml"/><Relationship Id="rId8" Type="http://schemas.openxmlformats.org/officeDocument/2006/relationships/endnotes" Target="endnotes.xml"/><Relationship Id="rId51" Type="http://schemas.openxmlformats.org/officeDocument/2006/relationships/image" Target="media/image21.jpeg"/><Relationship Id="rId72" Type="http://schemas.openxmlformats.org/officeDocument/2006/relationships/header" Target="header17.xml"/><Relationship Id="rId80" Type="http://schemas.openxmlformats.org/officeDocument/2006/relationships/hyperlink" Target="https://doi.org/10.1371/journal.pone.0157112" TargetMode="External"/><Relationship Id="rId85" Type="http://schemas.openxmlformats.org/officeDocument/2006/relationships/image" Target="media/image34.jpe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footer" Target="footer5.xml"/><Relationship Id="rId33" Type="http://schemas.openxmlformats.org/officeDocument/2006/relationships/header" Target="header7.xml"/><Relationship Id="rId38" Type="http://schemas.openxmlformats.org/officeDocument/2006/relationships/image" Target="media/image14.png"/><Relationship Id="rId46" Type="http://schemas.openxmlformats.org/officeDocument/2006/relationships/footer" Target="footer11.xml"/><Relationship Id="rId59" Type="http://schemas.openxmlformats.org/officeDocument/2006/relationships/footer" Target="footer12.xml"/><Relationship Id="rId67" Type="http://schemas.openxmlformats.org/officeDocument/2006/relationships/header" Target="header15.xml"/><Relationship Id="rId20"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header" Target="header14.xml"/><Relationship Id="rId70" Type="http://schemas.openxmlformats.org/officeDocument/2006/relationships/footer" Target="footer16.xml"/><Relationship Id="rId75" Type="http://schemas.openxmlformats.org/officeDocument/2006/relationships/footer" Target="footer18.xml"/><Relationship Id="rId83" Type="http://schemas.openxmlformats.org/officeDocument/2006/relationships/image" Target="media/image32.jpeg"/><Relationship Id="rId88" Type="http://schemas.openxmlformats.org/officeDocument/2006/relationships/header" Target="header22.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image" Target="media/image12.png"/><Relationship Id="rId49" Type="http://schemas.openxmlformats.org/officeDocument/2006/relationships/image" Target="media/image19.jpe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header" Target="header10.xml"/><Relationship Id="rId52" Type="http://schemas.openxmlformats.org/officeDocument/2006/relationships/image" Target="media/image22.png"/><Relationship Id="rId60" Type="http://schemas.openxmlformats.org/officeDocument/2006/relationships/header" Target="header13.xml"/><Relationship Id="rId65" Type="http://schemas.openxmlformats.org/officeDocument/2006/relationships/image" Target="media/image29.png"/><Relationship Id="rId73" Type="http://schemas.openxmlformats.org/officeDocument/2006/relationships/footer" Target="footer17.xml"/><Relationship Id="rId78" Type="http://schemas.openxmlformats.org/officeDocument/2006/relationships/header" Target="header20.xml"/><Relationship Id="rId81" Type="http://schemas.openxmlformats.org/officeDocument/2006/relationships/header" Target="header21.xml"/><Relationship Id="rId86"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136"/>
    <customShpInfo spid="_x0000_s4135"/>
    <customShpInfo spid="_x0000_s4134"/>
    <customShpInfo spid="_x0000_s4133"/>
    <customShpInfo spid="_x0000_s4132"/>
    <customShpInfo spid="_x0000_s4131"/>
    <customShpInfo spid="_x0000_s4130"/>
    <customShpInfo spid="_x0000_s4129"/>
    <customShpInfo spid="_x0000_s4128"/>
    <customShpInfo spid="_x0000_s4127"/>
    <customShpInfo spid="_x0000_s4126"/>
    <customShpInfo spid="_x0000_s4125"/>
    <customShpInfo spid="_x0000_s4124"/>
    <customShpInfo spid="_x0000_s4123"/>
    <customShpInfo spid="_x0000_s4122"/>
    <customShpInfo spid="_x0000_s4121"/>
    <customShpInfo spid="_x0000_s4120"/>
    <customShpInfo spid="_x0000_s4119"/>
    <customShpInfo spid="_x0000_s4118"/>
    <customShpInfo spid="_x0000_s4117"/>
    <customShpInfo spid="_x0000_s4116"/>
    <customShpInfo spid="_x0000_s4115"/>
    <customShpInfo spid="_x0000_s4114"/>
    <customShpInfo spid="_x0000_s4113"/>
    <customShpInfo spid="_x0000_s4112"/>
    <customShpInfo spid="_x0000_s4111"/>
    <customShpInfo spid="_x0000_s4110"/>
    <customShpInfo spid="_x0000_s4109"/>
    <customShpInfo spid="_x0000_s4108"/>
    <customShpInfo spid="_x0000_s4107"/>
    <customShpInfo spid="_x0000_s4106"/>
    <customShpInfo spid="_x0000_s4105"/>
    <customShpInfo spid="_x0000_s4104"/>
    <customShpInfo spid="_x0000_s4103"/>
    <customShpInfo spid="_x0000_s4102"/>
    <customShpInfo spid="_x0000_s4101"/>
    <customShpInfo spid="_x0000_s4100"/>
    <customShpInfo spid="_x0000_s4099"/>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0CC0F6-C39C-4160-A687-DCDF850B9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70</Pages>
  <Words>7711</Words>
  <Characters>43958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Sawal Project Documentation</vt:lpstr>
    </vt:vector>
  </TitlesOfParts>
  <Company/>
  <LinksUpToDate>false</LinksUpToDate>
  <CharactersWithSpaces>51566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Sawal Project Documentation</dc:title>
  <dc:subject>Dissertation</dc:subject>
  <dc:creator>Abdul Haseeb;Taimoor Ahmed</dc:creator>
  <cp:keywords>Sawal, Documentation, FYP</cp:keywords>
  <cp:lastModifiedBy>Microsoft account</cp:lastModifiedBy>
  <cp:revision>16</cp:revision>
  <cp:lastPrinted>2021-05-10T17:20:00Z</cp:lastPrinted>
  <dcterms:created xsi:type="dcterms:W3CDTF">2021-05-24T19:57:00Z</dcterms:created>
  <dcterms:modified xsi:type="dcterms:W3CDTF">2021-05-30T12:50:00Z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2020-12-13T00:00:00Z</vt:filetime>
  </property>
  <property fmtid="{D5CDD505-2E9C-101B-9397-08002B2CF9AE}" pid="3" name="Creator">
    <vt:lpwstr>Microsoft® Word for Microsoft 365</vt:lpwstr>
  </property>
  <property fmtid="{D5CDD505-2E9C-101B-9397-08002B2CF9AE}" pid="4" name="LastSaved">
    <vt:filetime>2020-12-13T00:00:00Z</vt:filetime>
  </property>
  <property fmtid="{D5CDD505-2E9C-101B-9397-08002B2CF9AE}" pid="5" name="KSOProductBuildVer">
    <vt:lpwstr>1033-11.2.0.10132</vt:lpwstr>
  </property>
</Properties>
</file>